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51567" w14:textId="77777777" w:rsidR="00C4337E" w:rsidRDefault="00000000">
      <w:pPr>
        <w:pBdr>
          <w:top w:val="nil"/>
          <w:left w:val="nil"/>
          <w:bottom w:val="nil"/>
          <w:right w:val="nil"/>
          <w:between w:val="nil"/>
        </w:pBdr>
        <w:spacing w:before="240" w:after="240"/>
        <w:rPr>
          <w:b/>
          <w:bCs/>
          <w:color w:val="000000"/>
          <w:sz w:val="32"/>
          <w:szCs w:val="32"/>
        </w:rPr>
      </w:pPr>
      <w:r>
        <w:rPr>
          <w:b/>
          <w:bCs/>
          <w:color w:val="000000"/>
          <w:sz w:val="32"/>
          <w:szCs w:val="32"/>
        </w:rPr>
        <w:t>Evaluating Large Language Models as Grant Reviewers: A Comparative Study of Prompt Engineering Strategies</w:t>
      </w:r>
    </w:p>
    <w:p w14:paraId="2F52C9D0" w14:textId="77777777" w:rsidR="00C4337E" w:rsidRDefault="00000000">
      <w:pPr>
        <w:pBdr>
          <w:top w:val="nil"/>
          <w:left w:val="nil"/>
          <w:bottom w:val="nil"/>
          <w:right w:val="nil"/>
          <w:between w:val="nil"/>
        </w:pBdr>
        <w:spacing w:before="240" w:after="240"/>
        <w:rPr>
          <w:b/>
          <w:bCs/>
          <w:color w:val="000000"/>
        </w:rPr>
      </w:pPr>
      <w:r>
        <w:rPr>
          <w:b/>
          <w:bCs/>
          <w:color w:val="000000"/>
        </w:rPr>
        <w:t>Hants Williams</w:t>
      </w:r>
      <w:r>
        <w:rPr>
          <w:b/>
          <w:bCs/>
          <w:color w:val="000000"/>
          <w:vertAlign w:val="superscript"/>
        </w:rPr>
        <w:t>1</w:t>
      </w:r>
      <w:r>
        <w:rPr>
          <w:b/>
          <w:bCs/>
          <w:color w:val="000000"/>
        </w:rPr>
        <w:t>, Jack Lamberg</w:t>
      </w:r>
      <w:r>
        <w:rPr>
          <w:b/>
          <w:bCs/>
          <w:color w:val="000000"/>
          <w:vertAlign w:val="superscript"/>
        </w:rPr>
        <w:t>2*</w:t>
      </w:r>
      <w:r>
        <w:rPr>
          <w:b/>
          <w:bCs/>
          <w:color w:val="000000"/>
        </w:rPr>
        <w:t>, Eric Lamberg</w:t>
      </w:r>
      <w:r>
        <w:rPr>
          <w:b/>
          <w:bCs/>
          <w:color w:val="000000"/>
          <w:vertAlign w:val="superscript"/>
        </w:rPr>
        <w:t>1</w:t>
      </w:r>
    </w:p>
    <w:p w14:paraId="16150FA7" w14:textId="77777777" w:rsidR="00C4337E" w:rsidRDefault="00000000">
      <w:pPr>
        <w:spacing w:before="240"/>
        <w:rPr>
          <w:b/>
          <w:bCs/>
        </w:rPr>
      </w:pPr>
      <w:r>
        <w:rPr>
          <w:vertAlign w:val="superscript"/>
        </w:rPr>
        <w:t>1</w:t>
      </w:r>
      <w:r>
        <w:t xml:space="preserve">School of Health Professions, Stony Brook University, Stony Brook, New York, USA </w:t>
      </w:r>
    </w:p>
    <w:p w14:paraId="4106310A" w14:textId="345BE695" w:rsidR="00C4337E" w:rsidRDefault="00000000">
      <w:pPr>
        <w:rPr>
          <w:b/>
          <w:bCs/>
        </w:rPr>
      </w:pPr>
      <w:r>
        <w:rPr>
          <w:vertAlign w:val="superscript"/>
        </w:rPr>
        <w:t>2</w:t>
      </w:r>
      <w:r>
        <w:t>Bin</w:t>
      </w:r>
      <w:ins w:id="0" w:author="Lamberg, Eric M." w:date="2026-03-05T14:25:00Z">
        <w:r w:rsidR="006562CA">
          <w:t>g</w:t>
        </w:r>
      </w:ins>
      <w:r>
        <w:t xml:space="preserve">hamton University, Binghamton, New York, USA </w:t>
      </w:r>
    </w:p>
    <w:p w14:paraId="25942F64" w14:textId="77777777" w:rsidR="00C4337E" w:rsidRDefault="00000000">
      <w:pPr>
        <w:spacing w:before="240"/>
        <w:rPr>
          <w:b/>
          <w:bCs/>
        </w:rPr>
      </w:pPr>
      <w:r>
        <w:rPr>
          <w:b/>
          <w:bCs/>
        </w:rPr>
        <w:t xml:space="preserve">* Correspondence: </w:t>
      </w:r>
      <w:r>
        <w:rPr>
          <w:b/>
          <w:bCs/>
        </w:rPr>
        <w:br/>
      </w:r>
      <w:r>
        <w:t>Corresponding Author</w:t>
      </w:r>
      <w:r>
        <w:br/>
        <w:t>hants.williams@stonybrook.edu</w:t>
      </w:r>
    </w:p>
    <w:p w14:paraId="40EAD23D" w14:textId="77777777" w:rsidR="00C4337E" w:rsidRDefault="00000000">
      <w:pPr>
        <w:pBdr>
          <w:top w:val="nil"/>
          <w:left w:val="nil"/>
          <w:bottom w:val="nil"/>
          <w:right w:val="nil"/>
          <w:between w:val="nil"/>
        </w:pBdr>
        <w:spacing w:before="240" w:after="240"/>
        <w:rPr>
          <w:b/>
          <w:bCs/>
          <w:color w:val="000000"/>
        </w:rPr>
      </w:pPr>
      <w:r>
        <w:rPr>
          <w:b/>
          <w:bCs/>
          <w:color w:val="000000"/>
        </w:rPr>
        <w:t>Keywords: large language models</w:t>
      </w:r>
      <w:r>
        <w:rPr>
          <w:b/>
          <w:bCs/>
          <w:color w:val="000000"/>
          <w:vertAlign w:val="subscript"/>
        </w:rPr>
        <w:t>1</w:t>
      </w:r>
      <w:r>
        <w:rPr>
          <w:b/>
          <w:bCs/>
          <w:color w:val="000000"/>
        </w:rPr>
        <w:t>, grant review</w:t>
      </w:r>
      <w:r>
        <w:rPr>
          <w:b/>
          <w:bCs/>
          <w:color w:val="000000"/>
          <w:vertAlign w:val="subscript"/>
        </w:rPr>
        <w:t>2</w:t>
      </w:r>
      <w:r>
        <w:rPr>
          <w:b/>
          <w:bCs/>
          <w:color w:val="000000"/>
        </w:rPr>
        <w:t>, peer reviewer</w:t>
      </w:r>
      <w:r>
        <w:rPr>
          <w:b/>
          <w:bCs/>
          <w:color w:val="000000"/>
          <w:vertAlign w:val="subscript"/>
        </w:rPr>
        <w:t>3</w:t>
      </w:r>
      <w:r>
        <w:rPr>
          <w:b/>
          <w:bCs/>
          <w:color w:val="000000"/>
        </w:rPr>
        <w:t>, prompt engineering</w:t>
      </w:r>
      <w:r>
        <w:rPr>
          <w:b/>
          <w:bCs/>
          <w:color w:val="000000"/>
          <w:vertAlign w:val="subscript"/>
        </w:rPr>
        <w:t>4</w:t>
      </w:r>
      <w:r>
        <w:rPr>
          <w:b/>
          <w:bCs/>
          <w:color w:val="000000"/>
        </w:rPr>
        <w:t>, artificial intelligence</w:t>
      </w:r>
      <w:r>
        <w:rPr>
          <w:b/>
          <w:bCs/>
          <w:color w:val="000000"/>
          <w:vertAlign w:val="subscript"/>
        </w:rPr>
        <w:t>5</w:t>
      </w:r>
    </w:p>
    <w:p w14:paraId="0B904FDF" w14:textId="77777777" w:rsidR="00C4337E" w:rsidRDefault="00000000">
      <w:pPr>
        <w:pBdr>
          <w:top w:val="nil"/>
          <w:left w:val="nil"/>
          <w:bottom w:val="nil"/>
          <w:right w:val="nil"/>
          <w:between w:val="nil"/>
        </w:pBdr>
        <w:spacing w:before="240" w:after="240"/>
        <w:rPr>
          <w:b/>
          <w:bCs/>
          <w:color w:val="000000"/>
        </w:rPr>
      </w:pPr>
      <w:r>
        <w:rPr>
          <w:b/>
          <w:bCs/>
          <w:color w:val="000000"/>
        </w:rPr>
        <w:t>Abstract</w:t>
      </w:r>
    </w:p>
    <w:p w14:paraId="3A54CC18" w14:textId="52B12EFE" w:rsidR="00C4337E" w:rsidRDefault="00000000">
      <w:pPr>
        <w:spacing w:before="120" w:after="240"/>
      </w:pPr>
      <w:r>
        <w:t xml:space="preserve">Grant application review is resource-intensive and subject to inter-rater variability. Large language models (LLMs) may augment this process, but their reliability in grant evaluation remains unexplored. This exploratory pilot study compared LLM-generated grant reviews to human expert reviews across three prompt engineering strategies: zero-shot (no examples), few-shot (multiple training examples), and few-shot with strict scoring instructions. Three commercial LLMs (OpenAI GPT-5 Nano, Google Gemini 2.5 Flash, </w:t>
      </w:r>
      <w:proofErr w:type="spellStart"/>
      <w:r>
        <w:t>xAI</w:t>
      </w:r>
      <w:proofErr w:type="spellEnd"/>
      <w:r>
        <w:t xml:space="preserve"> Grok 4 Fast Reasoning) each reviewed three de-identified faculty seed grant applications ($5,000 awards) under each condition, generating 63 LLM reviews compared against 12 human expert reviews. Among the three conditions tested, few-shot prompting produced scores closest to human reviewers (mean difference: -2.57 points on a 100-point scale, p = 0.671, Glass's Δ = -0.19), though this alignment may partly reflect anchoring to the training application's score range rather than generalizable calibration. Zero-shot prompting showed moderate optimism bias (+4.55 points, p = 0.347) and strict instructions produced substantial under-scoring (-10.68 points, p = 0.097). LLMs demonstrated 49–59% lower score dispersion than humans (49% in Experiment 1; 59% in Experiments 2–3), and likely reflects range restriction: LLMs compressed scores into a narrow band and failed to consistently reproduce the human rank ordering of applications. These preliminary findings suggest that prompt engineering substantially affects LLM scoring behavior, </w:t>
      </w:r>
      <w:del w:id="1" w:author="E.Lamberg" w:date="2026-03-06T08:53:00Z">
        <w:r w:rsidDel="00B7025C">
          <w:delText xml:space="preserve">but </w:delText>
        </w:r>
      </w:del>
      <w:r>
        <w:t>LLMs cannot yet reliably replicate human grant review judgments</w:t>
      </w:r>
      <w:ins w:id="2" w:author="E.Lamberg" w:date="2026-03-06T08:53:00Z">
        <w:r w:rsidR="00B7025C">
          <w:t xml:space="preserve"> but may provide useful adjunctive data</w:t>
        </w:r>
      </w:ins>
      <w:ins w:id="3" w:author="E.Lamberg" w:date="2026-03-06T08:54:00Z">
        <w:r w:rsidR="00B7025C">
          <w:t xml:space="preserve"> to be considered in </w:t>
        </w:r>
        <w:proofErr w:type="gramStart"/>
        <w:r w:rsidR="00B7025C">
          <w:t>a</w:t>
        </w:r>
        <w:proofErr w:type="gramEnd"/>
        <w:r w:rsidR="00B7025C">
          <w:t xml:space="preserve"> overall holistic review</w:t>
        </w:r>
      </w:ins>
      <w:r>
        <w:t>.</w:t>
      </w:r>
    </w:p>
    <w:p w14:paraId="62268364" w14:textId="77777777" w:rsidR="00C4337E" w:rsidRDefault="00000000">
      <w:pPr>
        <w:pStyle w:val="Heading1"/>
        <w:numPr>
          <w:ilvl w:val="0"/>
          <w:numId w:val="1"/>
        </w:numPr>
      </w:pPr>
      <w:r>
        <w:t>Introduction</w:t>
      </w:r>
    </w:p>
    <w:p w14:paraId="7A8B88E3" w14:textId="77777777" w:rsidR="00C4337E" w:rsidRDefault="00000000">
      <w:r>
        <w:t>The evaluation of research grant applications is a cornerstone of academic funding, yet it remains resource-intensive, placing substantial demands on expert reviewers (1, 2). Studies have consistently identified bias and inter-rater inconsistency as persistent limitations of peer review (3, 4). Large language models (LLMs) have demonstrated consistency in applying structured evaluation criteria (5) and may reduce the burden of initial screening in peer review workflows (6), suggesting potential advantages for grant review. However, significant concerns remain about whether LLMs can capture the nuanced judgment that experienced human reviewers bring to holistic evaluation, and prior research has documented "optimism bias" in LLM evaluations (7).</w:t>
      </w:r>
    </w:p>
    <w:p w14:paraId="560F6C71" w14:textId="77777777" w:rsidR="00C4337E" w:rsidRDefault="00C4337E"/>
    <w:p w14:paraId="28C00E2F" w14:textId="75AA0199" w:rsidR="00C4337E" w:rsidRDefault="00000000">
      <w:pPr>
        <w:spacing w:before="120" w:after="240"/>
      </w:pPr>
      <w:r>
        <w:lastRenderedPageBreak/>
        <w:t xml:space="preserve">A growing body of evidence suggests that LLM performance is highly sensitive to prompt engineering: the design of instructions and examples provided to guide model behavior (8, 9). Despite the recognized importance of prompt design, no prior study has systematically compared prompt engineering strategies in the context of grant review. While several studies have explored LLM applications in journal manuscript peer review (10, 11), the grant review context presents unique challenges: assessment across diverse criteria (innovation, methodology, team, budget, feasibility), evaluation of proposed rather than completed research, and </w:t>
      </w:r>
      <w:del w:id="4" w:author="Lamberg, Eric M." w:date="2026-03-05T14:27:00Z">
        <w:r w:rsidDel="006562CA">
          <w:delText xml:space="preserve">funding </w:delText>
        </w:r>
      </w:del>
      <w:r>
        <w:t>decisions with direct financial implications.</w:t>
      </w:r>
    </w:p>
    <w:p w14:paraId="6AECE076" w14:textId="5A223A96" w:rsidR="00C4337E" w:rsidRDefault="00000000">
      <w:r>
        <w:t>This exploratory pilot study investigated whether LLMs can generate grant review scores that align with human expert reviewers and how different prompt engineering strategies affect this alignment. We tested three conditions</w:t>
      </w:r>
      <w:ins w:id="5" w:author="Lamberg, Eric M." w:date="2026-03-05T14:31:00Z">
        <w:r w:rsidR="00EA31C1">
          <w:t xml:space="preserve"> using a grading rubric</w:t>
        </w:r>
      </w:ins>
      <w:r>
        <w:t>: (1) zero-shot prompting</w:t>
      </w:r>
      <w:del w:id="6" w:author="Lamberg, Eric M." w:date="2026-03-05T14:31:00Z">
        <w:r w:rsidDel="00EA31C1">
          <w:delText xml:space="preserve"> with only rubric instructions</w:delText>
        </w:r>
      </w:del>
      <w:r>
        <w:t xml:space="preserve">, (2) few-shot prompting </w:t>
      </w:r>
      <w:del w:id="7" w:author="Lamberg, Eric M." w:date="2026-03-05T14:31:00Z">
        <w:r w:rsidDel="00EA31C1">
          <w:delText xml:space="preserve">with </w:delText>
        </w:r>
      </w:del>
      <w:ins w:id="8" w:author="Lamberg, Eric M." w:date="2026-03-05T14:31:00Z">
        <w:r w:rsidR="00EA31C1">
          <w:t xml:space="preserve">using </w:t>
        </w:r>
      </w:ins>
      <w:r>
        <w:t>multiple human review examples demonstrating natural score variance, and (3) few-shot prompting combined with explicit strict scoring instructions. Three commercial LLMs (</w:t>
      </w:r>
      <w:commentRangeStart w:id="9"/>
      <w:r>
        <w:t xml:space="preserve">OpenAI GPT-5 Nano, Google Gemini 2.5 Flash, </w:t>
      </w:r>
      <w:proofErr w:type="spellStart"/>
      <w:r>
        <w:t>xAI</w:t>
      </w:r>
      <w:proofErr w:type="spellEnd"/>
      <w:r>
        <w:t xml:space="preserve"> Grok 4 Fast Reasoning</w:t>
      </w:r>
      <w:commentRangeEnd w:id="9"/>
      <w:r w:rsidR="00EA31C1">
        <w:rPr>
          <w:rStyle w:val="CommentReference"/>
          <w:sz w:val="24"/>
          <w:szCs w:val="24"/>
        </w:rPr>
        <w:commentReference w:id="9"/>
      </w:r>
      <w:r>
        <w:t xml:space="preserve">) were evaluated across all conditions using applications </w:t>
      </w:r>
      <w:del w:id="10" w:author="Lamberg, Eric M." w:date="2026-03-05T14:33:00Z">
        <w:r w:rsidDel="00EA31C1">
          <w:delText xml:space="preserve">from </w:delText>
        </w:r>
      </w:del>
      <w:ins w:id="11" w:author="Lamberg, Eric M." w:date="2026-03-05T14:33:00Z">
        <w:r w:rsidR="00EA31C1">
          <w:t xml:space="preserve">submitted for </w:t>
        </w:r>
      </w:ins>
      <w:r>
        <w:t>an institutional seed grant program.</w:t>
      </w:r>
    </w:p>
    <w:p w14:paraId="1C6C0256" w14:textId="77777777" w:rsidR="00C4337E" w:rsidRDefault="00000000">
      <w:pPr>
        <w:pStyle w:val="Heading1"/>
        <w:numPr>
          <w:ilvl w:val="0"/>
          <w:numId w:val="1"/>
        </w:numPr>
      </w:pPr>
      <w:r>
        <w:t>Methods</w:t>
      </w:r>
    </w:p>
    <w:p w14:paraId="76A24D45" w14:textId="77777777" w:rsidR="00C4337E" w:rsidRDefault="00000000">
      <w:pPr>
        <w:pStyle w:val="Heading2"/>
        <w:numPr>
          <w:ilvl w:val="1"/>
          <w:numId w:val="1"/>
        </w:numPr>
      </w:pPr>
      <w:r>
        <w:t xml:space="preserve">Study Design </w:t>
      </w:r>
    </w:p>
    <w:p w14:paraId="4B7B3A77" w14:textId="77777777" w:rsidR="00C4337E" w:rsidRDefault="00000000">
      <w:r>
        <w:t>We conducted a multi-condition, multi-vendor comparative evaluation at Stony Brook University School of Health Professions using applications from the Research Seed Grant Program (awards up to $5,000). This study was approved by the Stony Brook University IRB (Protocol: IRB2025-00534, classified as non-human subjects research). All applicants provided informed consent; one applicant declined and was excluded.</w:t>
      </w:r>
    </w:p>
    <w:p w14:paraId="517EBE5F" w14:textId="77777777" w:rsidR="00C4337E" w:rsidRDefault="00000000">
      <w:pPr>
        <w:pStyle w:val="Heading2"/>
        <w:numPr>
          <w:ilvl w:val="1"/>
          <w:numId w:val="1"/>
        </w:numPr>
      </w:pPr>
      <w:r>
        <w:t xml:space="preserve">Grant Applications and Human Reviews </w:t>
      </w:r>
    </w:p>
    <w:p w14:paraId="065A25DF" w14:textId="77777777" w:rsidR="00C4337E" w:rsidRDefault="00000000">
      <w:pPr>
        <w:pStyle w:val="Heading2"/>
      </w:pPr>
      <w:r>
        <w:rPr>
          <w:b w:val="0"/>
          <w:bCs w:val="0"/>
        </w:rPr>
        <w:t xml:space="preserve">Three de-identified applications (pseudonymized as FC1, FC2, and FC3) were each independently reviewed by four expert reviewers (n = 12 total human reviews). Reviewers held doctoral degrees with minimum 5 years of research experience and prior grant review experience. All reviews used a standardized six-criterion rubric totaling 100 points: </w:t>
      </w:r>
      <w:commentRangeStart w:id="12"/>
      <w:r>
        <w:rPr>
          <w:b w:val="0"/>
          <w:bCs w:val="0"/>
        </w:rPr>
        <w:t xml:space="preserve">Innovation and Impact (30), Research Methods (30), Team Qualifications (10), Funding Potential (10), Budget (10), and Writing Quality (10). </w:t>
      </w:r>
      <w:commentRangeEnd w:id="12"/>
      <w:r w:rsidR="00EA31C1">
        <w:rPr>
          <w:rStyle w:val="CommentReference"/>
          <w:b w:val="0"/>
          <w:bCs w:val="0"/>
          <w:sz w:val="24"/>
          <w:szCs w:val="24"/>
        </w:rPr>
        <w:commentReference w:id="12"/>
      </w:r>
      <w:r>
        <w:rPr>
          <w:b w:val="0"/>
          <w:bCs w:val="0"/>
        </w:rPr>
        <w:t>Reviewers also provided a funding recommendation: Fund, Fund with Revisions, or Do Not Fund.</w:t>
      </w:r>
    </w:p>
    <w:p w14:paraId="4B6B89F1" w14:textId="77777777" w:rsidR="00C4337E" w:rsidRDefault="00000000">
      <w:pPr>
        <w:pStyle w:val="Heading2"/>
        <w:numPr>
          <w:ilvl w:val="1"/>
          <w:numId w:val="1"/>
        </w:numPr>
      </w:pPr>
      <w:r>
        <w:t>Experimental Conditions</w:t>
      </w:r>
    </w:p>
    <w:p w14:paraId="7797C9A6" w14:textId="068AD4F4" w:rsidR="00C4337E" w:rsidRDefault="00000000">
      <w:pPr>
        <w:pStyle w:val="Heading2"/>
      </w:pPr>
      <w:r>
        <w:rPr>
          <w:b w:val="0"/>
          <w:bCs w:val="0"/>
        </w:rPr>
        <w:t xml:space="preserve">Three prompt engineering strategies were tested. </w:t>
      </w:r>
      <w:ins w:id="13" w:author="Lamberg, Eric M." w:date="2026-03-05T15:02:00Z">
        <w:r w:rsidR="0002738D">
          <w:rPr>
            <w:b w:val="0"/>
            <w:bCs w:val="0"/>
          </w:rPr>
          <w:t>For each experiment evaluation instructions, the scoring rubric and the s</w:t>
        </w:r>
      </w:ins>
      <w:ins w:id="14" w:author="Lamberg, Eric M." w:date="2026-03-05T15:03:00Z">
        <w:r w:rsidR="0002738D">
          <w:rPr>
            <w:b w:val="0"/>
            <w:bCs w:val="0"/>
          </w:rPr>
          <w:t xml:space="preserve">eed grant application text were </w:t>
        </w:r>
        <w:r w:rsidR="00D05992">
          <w:rPr>
            <w:b w:val="0"/>
            <w:bCs w:val="0"/>
          </w:rPr>
          <w:t xml:space="preserve">uploaded for use by the LLM. </w:t>
        </w:r>
      </w:ins>
      <w:r>
        <w:rPr>
          <w:b w:val="0"/>
          <w:bCs w:val="0"/>
        </w:rPr>
        <w:t>To prevent data contamination in experiments using training examples (Experiments 2–3), FC3's application and its four human reviews served as training data and were excluded from all comparisons in those experiments.</w:t>
      </w:r>
    </w:p>
    <w:p w14:paraId="151FE31D" w14:textId="35B8A8CD" w:rsidR="00C4337E" w:rsidRDefault="00000000">
      <w:r>
        <w:rPr>
          <w:i/>
          <w:iCs/>
        </w:rPr>
        <w:t>Experiment 1 (Zero-Shot):</w:t>
      </w:r>
      <w:r>
        <w:t xml:space="preserve"> LLMs received </w:t>
      </w:r>
      <w:commentRangeStart w:id="15"/>
      <w:del w:id="16" w:author="Lamberg, Eric M." w:date="2026-03-05T15:03:00Z">
        <w:r w:rsidDel="00D05992">
          <w:delText>only evaluation instructions</w:delText>
        </w:r>
        <w:commentRangeEnd w:id="15"/>
        <w:r w:rsidR="00EA31C1" w:rsidDel="00D05992">
          <w:rPr>
            <w:rStyle w:val="CommentReference"/>
            <w:sz w:val="24"/>
            <w:szCs w:val="24"/>
          </w:rPr>
          <w:commentReference w:id="15"/>
        </w:r>
        <w:r w:rsidDel="00D05992">
          <w:delText xml:space="preserve">, the scoring rubric, and application text, with </w:delText>
        </w:r>
      </w:del>
      <w:r>
        <w:t xml:space="preserve">no training examples. All 12 human reviews served as the comparison group </w:t>
      </w:r>
      <w:ins w:id="17" w:author="Lamberg, Eric M." w:date="2026-03-05T15:11:00Z">
        <w:r w:rsidR="00D05992">
          <w:t>(3</w:t>
        </w:r>
      </w:ins>
      <w:ins w:id="18" w:author="Lamberg, Eric M." w:date="2026-03-05T15:12:00Z">
        <w:r w:rsidR="00D05992">
          <w:t xml:space="preserve"> applicants x 4 reviews) </w:t>
        </w:r>
      </w:ins>
      <w:ins w:id="19" w:author="Lamberg, Eric M." w:date="2026-03-05T14:42:00Z">
        <w:r w:rsidR="00AE0203">
          <w:t xml:space="preserve">for the LLM reviews </w:t>
        </w:r>
      </w:ins>
      <w:r>
        <w:t>(27 LLM reviews: 3 vendors × 3 applicants × 3 iterations).</w:t>
      </w:r>
    </w:p>
    <w:p w14:paraId="0358821E" w14:textId="77777777" w:rsidR="00C4337E" w:rsidRDefault="00C4337E">
      <w:pPr>
        <w:ind w:left="720"/>
      </w:pPr>
    </w:p>
    <w:p w14:paraId="75845D50" w14:textId="7AA5E4CD" w:rsidR="00C4337E" w:rsidRDefault="00000000">
      <w:r>
        <w:rPr>
          <w:i/>
          <w:iCs/>
        </w:rPr>
        <w:lastRenderedPageBreak/>
        <w:t>Experiment 2 (Few-Shot):</w:t>
      </w:r>
      <w:r>
        <w:t xml:space="preserve"> LLMs received all four human reviews of FC3's application as training examples demonstrating natural score variance (range: 61–80 points). Only FC1 and FC2 reviews were compared </w:t>
      </w:r>
      <w:ins w:id="20" w:author="Lamberg, Eric M." w:date="2026-03-05T15:04:00Z">
        <w:r w:rsidR="00D05992">
          <w:t xml:space="preserve">with the LLM reviews </w:t>
        </w:r>
      </w:ins>
      <w:r>
        <w:t>(18 LLM reviews</w:t>
      </w:r>
      <w:ins w:id="21" w:author="Lamberg, Eric M." w:date="2026-03-05T15:05:00Z">
        <w:r w:rsidR="00D05992">
          <w:t>: 3 vendors x 2 applicants x 3 iterations</w:t>
        </w:r>
      </w:ins>
      <w:r>
        <w:t xml:space="preserve"> vs. 8 human reviews</w:t>
      </w:r>
      <w:ins w:id="22" w:author="Lamberg, Eric M." w:date="2026-03-05T15:05:00Z">
        <w:r w:rsidR="00D05992">
          <w:t xml:space="preserve">: </w:t>
        </w:r>
      </w:ins>
      <w:ins w:id="23" w:author="Lamberg, Eric M." w:date="2026-03-05T15:11:00Z">
        <w:r w:rsidR="00D05992">
          <w:t>2 applicants x 4 reviews</w:t>
        </w:r>
      </w:ins>
      <w:r>
        <w:t>).</w:t>
      </w:r>
    </w:p>
    <w:p w14:paraId="71FCAA8A" w14:textId="77777777" w:rsidR="00C4337E" w:rsidRDefault="00C4337E">
      <w:pPr>
        <w:ind w:left="720"/>
      </w:pPr>
    </w:p>
    <w:p w14:paraId="21C4399D" w14:textId="77777777" w:rsidR="00D05992" w:rsidRDefault="00000000" w:rsidP="00D05992">
      <w:pPr>
        <w:rPr>
          <w:ins w:id="24" w:author="Lamberg, Eric M." w:date="2026-03-05T15:12:00Z"/>
        </w:rPr>
      </w:pPr>
      <w:r>
        <w:rPr>
          <w:i/>
          <w:iCs/>
        </w:rPr>
        <w:t>Experiment 3 (Few-Shot + Strict):</w:t>
      </w:r>
      <w:r>
        <w:t xml:space="preserve"> </w:t>
      </w:r>
      <w:ins w:id="25" w:author="Lamberg, Eric M." w:date="2026-03-05T15:12:00Z">
        <w:r w:rsidR="00D05992">
          <w:t xml:space="preserve">LLM’s received the </w:t>
        </w:r>
      </w:ins>
      <w:del w:id="26" w:author="Lamberg, Eric M." w:date="2026-03-05T15:12:00Z">
        <w:r w:rsidDel="00D05992">
          <w:delText>S</w:delText>
        </w:r>
      </w:del>
      <w:ins w:id="27" w:author="Lamberg, Eric M." w:date="2026-03-05T15:12:00Z">
        <w:r w:rsidR="00D05992">
          <w:t>s</w:t>
        </w:r>
      </w:ins>
      <w:r>
        <w:t xml:space="preserve">ame training examples as Experiment 2, supplemented with explicit instructions to apply conservative scoring (e.g., "Apply high standards," "Reserve high scores for truly exceptional proposals," "Be critical in your assessment"). </w:t>
      </w:r>
    </w:p>
    <w:p w14:paraId="202BBD37" w14:textId="77777777" w:rsidR="00D05992" w:rsidRDefault="00D05992" w:rsidP="00D05992">
      <w:pPr>
        <w:rPr>
          <w:ins w:id="28" w:author="Lamberg, Eric M." w:date="2026-03-05T15:12:00Z"/>
        </w:rPr>
      </w:pPr>
      <w:ins w:id="29" w:author="Lamberg, Eric M." w:date="2026-03-05T15:12:00Z">
        <w:r>
          <w:t>Only FC1 and FC2 reviews were compared with the LLM reviews (18 LLM reviews: 3 vendors x 2 applicants x 3 iterations vs. 8 human reviews: 2 applicants x 4 reviews).</w:t>
        </w:r>
      </w:ins>
    </w:p>
    <w:p w14:paraId="0527604E" w14:textId="4906B7C1" w:rsidR="00C4337E" w:rsidRDefault="00000000">
      <w:del w:id="30" w:author="Lamberg, Eric M." w:date="2026-03-05T15:12:00Z">
        <w:r w:rsidDel="00D05992">
          <w:delText>Same comparison groups as Experiment 2 (18 LLM vs. 8 human reviews).</w:delText>
        </w:r>
      </w:del>
    </w:p>
    <w:p w14:paraId="52A640AA" w14:textId="77777777" w:rsidR="00C4337E" w:rsidRDefault="00000000">
      <w:pPr>
        <w:pStyle w:val="Heading2"/>
        <w:numPr>
          <w:ilvl w:val="1"/>
          <w:numId w:val="1"/>
        </w:numPr>
      </w:pPr>
      <w:r>
        <w:t>LLM Configuration</w:t>
      </w:r>
    </w:p>
    <w:p w14:paraId="4F0B99AA" w14:textId="792B5181" w:rsidR="00C4337E" w:rsidRDefault="00000000">
      <w:r>
        <w:t xml:space="preserve">Three commercial LLMs were evaluated using October 2025 API versions: OpenAI GPT-5 Nano (gpt-5-nano-2025-08-07), Google Gemini 2.5 Flash (gemini-2.5-flash), and </w:t>
      </w:r>
      <w:proofErr w:type="spellStart"/>
      <w:r>
        <w:t>xAI</w:t>
      </w:r>
      <w:proofErr w:type="spellEnd"/>
      <w:r>
        <w:t xml:space="preserve"> Grok 4 Fast Reasoning (grok-4-fast-reasoning). </w:t>
      </w:r>
      <w:proofErr w:type="spellStart"/>
      <w:r>
        <w:t>xAI</w:t>
      </w:r>
      <w:proofErr w:type="spellEnd"/>
      <w:r>
        <w:t xml:space="preserve"> Grok used temperature = 0.1 and max tokens = 4000; OpenAI and Google models used default API parameters (documented default temperature = 1.0 for both vendors at the time of data collection). The low temperature setting for </w:t>
      </w:r>
      <w:proofErr w:type="spellStart"/>
      <w:r>
        <w:t>xAI</w:t>
      </w:r>
      <w:proofErr w:type="spellEnd"/>
      <w:r>
        <w:t xml:space="preserve"> Grok may contribute to lower output variability for that vendor. No system prompts were used beyond the experimental prompt templates. Three independent iterations per vendor-application-experiment combination yielded </w:t>
      </w:r>
      <w:del w:id="31" w:author="Lamberg, Eric M." w:date="2026-03-05T15:15:00Z">
        <w:r w:rsidDel="001D24EE">
          <w:delText xml:space="preserve">81 </w:delText>
        </w:r>
      </w:del>
      <w:ins w:id="32" w:author="Lamberg, Eric M." w:date="2026-03-05T15:15:00Z">
        <w:r w:rsidR="001D24EE">
          <w:t xml:space="preserve">63 </w:t>
        </w:r>
      </w:ins>
      <w:r>
        <w:t xml:space="preserve">LLM reviews across the three experiments </w:t>
      </w:r>
      <w:del w:id="33" w:author="Lamberg, Eric M." w:date="2026-03-05T15:15:00Z">
        <w:r w:rsidDel="001D24EE">
          <w:delText xml:space="preserve">(27 per experiment), of which 63 entered the primary analyses </w:delText>
        </w:r>
      </w:del>
      <w:r>
        <w:t>(</w:t>
      </w:r>
      <w:del w:id="34" w:author="Lamberg, Eric M." w:date="2026-03-05T15:15:00Z">
        <w:r w:rsidDel="001D24EE">
          <w:delText xml:space="preserve">all </w:delText>
        </w:r>
      </w:del>
      <w:r>
        <w:t xml:space="preserve">27 in Experiment 1; 18 each in Experiments 2–3 after excluding the training application). No LLM calls failed or were excluded; one criterion-level value (Team Strength) was missing from a single </w:t>
      </w:r>
      <w:proofErr w:type="gramStart"/>
      <w:r>
        <w:t>review</w:t>
      </w:r>
      <w:proofErr w:type="gramEnd"/>
      <w:r>
        <w:t xml:space="preserve"> but the total score was still produced.</w:t>
      </w:r>
    </w:p>
    <w:p w14:paraId="0B12FBC8" w14:textId="77777777" w:rsidR="00C4337E" w:rsidRDefault="00000000">
      <w:pPr>
        <w:pStyle w:val="Heading2"/>
        <w:numPr>
          <w:ilvl w:val="1"/>
          <w:numId w:val="1"/>
        </w:numPr>
      </w:pPr>
      <w:r>
        <w:t>Statistical Analysis</w:t>
      </w:r>
    </w:p>
    <w:p w14:paraId="4A69A0E2" w14:textId="6BBFF5E8" w:rsidR="004131CA" w:rsidRDefault="00000000" w:rsidP="004131CA">
      <w:pPr>
        <w:rPr>
          <w:ins w:id="35" w:author="Hants Williams" w:date="2026-03-18T14:22:00Z"/>
          <w:lang w:val="en-US"/>
        </w:rPr>
      </w:pPr>
      <w:del w:id="36" w:author="Hants Williams" w:date="2026-03-18T13:52:00Z">
        <w:r w:rsidDel="004131CA">
          <w:delText xml:space="preserve">Given the small sample size and the nested structure of the data, all statistical analyses should be interpreted as exploratory rather than confirmatory. To address pseudoreplication from repeated LLM iterations, the three iterations per vendor-application combination were averaged to produce cell means, yielding 9 independent LLM observations per experiment in Experiment 1 (3 vendors × 3 applications) and 6 in Experiments 2–3 (3 vendors × 2 applications). Within-experiment t-tests compared these aggregated LLM cell means against individual human scores, with Glass's delta effect sizes using the human group standard deviation as the reference to account for the approximately 2.5-fold standard deviation difference between groups. We report 95% confidence intervals for mean differences, and Glass's delta were computed via bias-corrected bootstrap (10,000 resamples). </w:delText>
        </w:r>
      </w:del>
      <w:ins w:id="37" w:author="Hants Williams" w:date="2026-03-18T13:52:00Z">
        <w:r w:rsidR="004131CA" w:rsidRPr="004131CA">
          <w:rPr>
            <w:lang w:val="en-US"/>
          </w:rPr>
          <w:t xml:space="preserve">Given the small sample size and the nested structure of the data, all statistical analyses should be interpreted as exploratory rather than confirmatory. </w:t>
        </w:r>
      </w:ins>
      <w:ins w:id="38" w:author="Hants Williams" w:date="2026-03-18T13:53:00Z">
        <w:r w:rsidR="004131CA">
          <w:rPr>
            <w:lang w:val="en-US"/>
          </w:rPr>
          <w:t>E</w:t>
        </w:r>
      </w:ins>
      <w:ins w:id="39" w:author="Hants Williams" w:date="2026-03-18T13:52:00Z">
        <w:r w:rsidR="004131CA" w:rsidRPr="004131CA">
          <w:rPr>
            <w:lang w:val="en-US"/>
          </w:rPr>
          <w:t xml:space="preserve">ach LLM produced three non-independent repeated outputs per application, </w:t>
        </w:r>
      </w:ins>
      <w:ins w:id="40" w:author="Hants Williams" w:date="2026-03-18T13:53:00Z">
        <w:r w:rsidR="004131CA">
          <w:rPr>
            <w:lang w:val="en-US"/>
          </w:rPr>
          <w:t xml:space="preserve">so </w:t>
        </w:r>
      </w:ins>
      <w:ins w:id="41" w:author="Hants Williams" w:date="2026-03-18T13:52:00Z">
        <w:r w:rsidR="004131CA" w:rsidRPr="004131CA">
          <w:rPr>
            <w:lang w:val="en-US"/>
          </w:rPr>
          <w:t xml:space="preserve">these iterations were averaged within each vendor-application combination to yield a single representative score, resulting in 9 independent LLM observations </w:t>
        </w:r>
      </w:ins>
      <w:ins w:id="42" w:author="Hants Williams" w:date="2026-03-18T14:16:00Z">
        <w:r w:rsidR="006E3267">
          <w:rPr>
            <w:lang w:val="en-US"/>
          </w:rPr>
          <w:t>in</w:t>
        </w:r>
      </w:ins>
      <w:ins w:id="43" w:author="Hants Williams" w:date="2026-03-18T13:52:00Z">
        <w:r w:rsidR="004131CA" w:rsidRPr="004131CA">
          <w:rPr>
            <w:lang w:val="en-US"/>
          </w:rPr>
          <w:t xml:space="preserve"> Experiment 1 (3 vendors × 3 applications)</w:t>
        </w:r>
      </w:ins>
      <w:ins w:id="44" w:author="Hants Williams" w:date="2026-03-18T13:57:00Z">
        <w:r w:rsidR="004131CA">
          <w:rPr>
            <w:lang w:val="en-US"/>
          </w:rPr>
          <w:t>,</w:t>
        </w:r>
      </w:ins>
      <w:ins w:id="45" w:author="Hants Williams" w:date="2026-03-18T13:52:00Z">
        <w:r w:rsidR="004131CA" w:rsidRPr="004131CA">
          <w:rPr>
            <w:lang w:val="en-US"/>
          </w:rPr>
          <w:t xml:space="preserve"> and 6 </w:t>
        </w:r>
      </w:ins>
      <w:ins w:id="46" w:author="Hants Williams" w:date="2026-03-18T13:57:00Z">
        <w:r w:rsidR="004131CA">
          <w:rPr>
            <w:lang w:val="en-US"/>
          </w:rPr>
          <w:t xml:space="preserve">LLM observations </w:t>
        </w:r>
      </w:ins>
      <w:ins w:id="47" w:author="Hants Williams" w:date="2026-03-18T13:52:00Z">
        <w:r w:rsidR="004131CA" w:rsidRPr="004131CA">
          <w:rPr>
            <w:lang w:val="en-US"/>
          </w:rPr>
          <w:t>in Experiments 2</w:t>
        </w:r>
      </w:ins>
      <w:ins w:id="48" w:author="Hants Williams" w:date="2026-03-18T14:16:00Z">
        <w:r w:rsidR="006E3267">
          <w:rPr>
            <w:lang w:val="en-US"/>
          </w:rPr>
          <w:t xml:space="preserve"> and </w:t>
        </w:r>
      </w:ins>
      <w:ins w:id="49" w:author="Hants Williams" w:date="2026-03-18T13:52:00Z">
        <w:r w:rsidR="004131CA" w:rsidRPr="004131CA">
          <w:rPr>
            <w:lang w:val="en-US"/>
          </w:rPr>
          <w:t>3 (3 vendors × 2 applications). Within-experiment t-tests compared these averaged LLM scores against individual human scores. Effect sizes were calculated using Glass's Δ, which uses the human group's standard deviation as the baseline; this measure was chosen because LLM scores showed roughly 2.5 times less variability than human scores. We report 95% confidence intervals for mean differences; confidence intervals for Glass's Δ were computed via bias-corrected bootstrap (10,000 resamples).</w:t>
        </w:r>
      </w:ins>
    </w:p>
    <w:p w14:paraId="59978CFD" w14:textId="77777777" w:rsidR="000E0310" w:rsidRDefault="000E0310" w:rsidP="004131CA">
      <w:pPr>
        <w:rPr>
          <w:ins w:id="50" w:author="Hants Williams" w:date="2026-03-18T14:29:00Z"/>
          <w:lang w:val="en-US"/>
        </w:rPr>
      </w:pPr>
    </w:p>
    <w:p w14:paraId="0EE96DDA" w14:textId="33DA9D25" w:rsidR="00262B3E" w:rsidRPr="00262B3E" w:rsidRDefault="00262B3E" w:rsidP="004131CA">
      <w:pPr>
        <w:rPr>
          <w:ins w:id="51" w:author="Hants Williams" w:date="2026-03-18T14:22:00Z"/>
          <w:b/>
          <w:bCs/>
          <w:lang w:val="en-US"/>
          <w:rPrChange w:id="52" w:author="Hants Williams" w:date="2026-03-18T14:29:00Z">
            <w:rPr>
              <w:ins w:id="53" w:author="Hants Williams" w:date="2026-03-18T14:22:00Z"/>
              <w:lang w:val="en-US"/>
            </w:rPr>
          </w:rPrChange>
        </w:rPr>
      </w:pPr>
      <w:ins w:id="54" w:author="Hants Williams" w:date="2026-03-18T14:29:00Z">
        <w:r>
          <w:rPr>
            <w:b/>
            <w:bCs/>
            <w:lang w:val="en-US"/>
          </w:rPr>
          <w:t xml:space="preserve">Table 1: </w:t>
        </w:r>
      </w:ins>
      <w:ins w:id="55" w:author="Hants Williams" w:date="2026-03-18T14:31:00Z">
        <w:r>
          <w:rPr>
            <w:b/>
            <w:bCs/>
            <w:lang w:val="en-US"/>
          </w:rPr>
          <w:t xml:space="preserve">Summary of Experimental Design </w:t>
        </w:r>
      </w:ins>
    </w:p>
    <w:tbl>
      <w:tblPr>
        <w:tblW w:w="10260" w:type="dxa"/>
        <w:tblInd w:w="-368" w:type="dxa"/>
        <w:tblCellMar>
          <w:left w:w="0" w:type="dxa"/>
          <w:right w:w="0" w:type="dxa"/>
        </w:tblCellMar>
        <w:tblLook w:val="04A0" w:firstRow="1" w:lastRow="0" w:firstColumn="1" w:lastColumn="0" w:noHBand="0" w:noVBand="1"/>
      </w:tblPr>
      <w:tblGrid>
        <w:gridCol w:w="2292"/>
        <w:gridCol w:w="2434"/>
        <w:gridCol w:w="2390"/>
        <w:gridCol w:w="3144"/>
        <w:tblGridChange w:id="56">
          <w:tblGrid>
            <w:gridCol w:w="368"/>
            <w:gridCol w:w="1904"/>
            <w:gridCol w:w="20"/>
            <w:gridCol w:w="2434"/>
            <w:gridCol w:w="4"/>
            <w:gridCol w:w="2386"/>
            <w:gridCol w:w="27"/>
            <w:gridCol w:w="2984"/>
            <w:gridCol w:w="133"/>
          </w:tblGrid>
        </w:tblGridChange>
      </w:tblGrid>
      <w:tr w:rsidR="00262B3E" w14:paraId="69DF6024" w14:textId="77777777" w:rsidTr="00262B3E">
        <w:trPr>
          <w:trHeight w:val="860"/>
          <w:ins w:id="57" w:author="Hants Williams" w:date="2026-03-18T14:22:00Z"/>
        </w:trPr>
        <w:tc>
          <w:tcPr>
            <w:tcW w:w="22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74349D" w14:textId="77777777" w:rsidR="000E0310" w:rsidRDefault="000E0310">
            <w:pPr>
              <w:jc w:val="center"/>
              <w:rPr>
                <w:ins w:id="58" w:author="Hants Williams" w:date="2026-03-18T14:22:00Z"/>
                <w:rFonts w:ascii="Arial" w:hAnsi="Arial" w:cs="Arial"/>
                <w:b/>
                <w:bCs/>
                <w:sz w:val="20"/>
                <w:szCs w:val="20"/>
              </w:rPr>
            </w:pPr>
            <w:ins w:id="59" w:author="Hants Williams" w:date="2026-03-18T14:22:00Z">
              <w:r>
                <w:rPr>
                  <w:rFonts w:ascii="Arial" w:hAnsi="Arial" w:cs="Arial"/>
                  <w:b/>
                  <w:bCs/>
                  <w:sz w:val="20"/>
                  <w:szCs w:val="20"/>
                </w:rPr>
                <w:t>Application Pool</w:t>
              </w:r>
            </w:ins>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13495E" w14:textId="77777777" w:rsidR="000E0310" w:rsidRDefault="000E0310">
            <w:pPr>
              <w:jc w:val="center"/>
              <w:rPr>
                <w:ins w:id="60" w:author="Hants Williams" w:date="2026-03-18T14:22:00Z"/>
                <w:rFonts w:ascii="Arial" w:hAnsi="Arial" w:cs="Arial"/>
                <w:b/>
                <w:bCs/>
                <w:sz w:val="20"/>
                <w:szCs w:val="20"/>
              </w:rPr>
            </w:pPr>
            <w:ins w:id="61" w:author="Hants Williams" w:date="2026-03-18T14:22:00Z">
              <w:r>
                <w:rPr>
                  <w:rFonts w:ascii="Arial" w:hAnsi="Arial" w:cs="Arial"/>
                  <w:b/>
                  <w:bCs/>
                  <w:sz w:val="20"/>
                  <w:szCs w:val="20"/>
                </w:rPr>
                <w:t>Experiment 1: Zero-Shot</w:t>
              </w:r>
            </w:ins>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F28F4A" w14:textId="77777777" w:rsidR="000E0310" w:rsidRDefault="000E0310">
            <w:pPr>
              <w:jc w:val="center"/>
              <w:rPr>
                <w:ins w:id="62" w:author="Hants Williams" w:date="2026-03-18T14:22:00Z"/>
                <w:rFonts w:ascii="Arial" w:hAnsi="Arial" w:cs="Arial"/>
                <w:b/>
                <w:bCs/>
                <w:sz w:val="20"/>
                <w:szCs w:val="20"/>
              </w:rPr>
            </w:pPr>
            <w:ins w:id="63" w:author="Hants Williams" w:date="2026-03-18T14:22:00Z">
              <w:r>
                <w:rPr>
                  <w:rFonts w:ascii="Arial" w:hAnsi="Arial" w:cs="Arial"/>
                  <w:b/>
                  <w:bCs/>
                  <w:sz w:val="20"/>
                  <w:szCs w:val="20"/>
                </w:rPr>
                <w:t>Experiment 2: Few-Shot</w:t>
              </w:r>
            </w:ins>
          </w:p>
        </w:tc>
        <w:tc>
          <w:tcPr>
            <w:tcW w:w="31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6FD230" w14:textId="77777777" w:rsidR="000E0310" w:rsidRDefault="000E0310">
            <w:pPr>
              <w:jc w:val="center"/>
              <w:rPr>
                <w:ins w:id="64" w:author="Hants Williams" w:date="2026-03-18T14:22:00Z"/>
                <w:rFonts w:ascii="Arial" w:hAnsi="Arial" w:cs="Arial"/>
                <w:b/>
                <w:bCs/>
                <w:sz w:val="20"/>
                <w:szCs w:val="20"/>
              </w:rPr>
            </w:pPr>
            <w:ins w:id="65" w:author="Hants Williams" w:date="2026-03-18T14:22:00Z">
              <w:r>
                <w:rPr>
                  <w:rFonts w:ascii="Arial" w:hAnsi="Arial" w:cs="Arial"/>
                  <w:b/>
                  <w:bCs/>
                  <w:sz w:val="20"/>
                  <w:szCs w:val="20"/>
                </w:rPr>
                <w:t>Experiment 3: Few-Shot + Strict</w:t>
              </w:r>
            </w:ins>
          </w:p>
        </w:tc>
      </w:tr>
      <w:tr w:rsidR="00262B3E" w14:paraId="62EBF12B" w14:textId="77777777" w:rsidTr="00262B3E">
        <w:trPr>
          <w:trHeight w:val="315"/>
          <w:ins w:id="66" w:author="Hants Williams" w:date="2026-03-18T14:22:00Z"/>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7823B7" w14:textId="77777777" w:rsidR="000E0310" w:rsidRDefault="000E0310">
            <w:pPr>
              <w:jc w:val="center"/>
              <w:rPr>
                <w:ins w:id="67" w:author="Hants Williams" w:date="2026-03-18T14:22:00Z"/>
                <w:rFonts w:ascii="Arial" w:hAnsi="Arial" w:cs="Arial"/>
                <w:sz w:val="20"/>
                <w:szCs w:val="20"/>
              </w:rPr>
            </w:pPr>
            <w:ins w:id="68" w:author="Hants Williams" w:date="2026-03-18T14:22:00Z">
              <w:r>
                <w:rPr>
                  <w:rFonts w:ascii="Arial" w:hAnsi="Arial" w:cs="Arial"/>
                  <w:sz w:val="20"/>
                  <w:szCs w:val="20"/>
                </w:rPr>
                <w:t>FC1</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EE6C4" w14:textId="537243D5" w:rsidR="000E0310" w:rsidRDefault="000E0310">
            <w:pPr>
              <w:jc w:val="center"/>
              <w:rPr>
                <w:ins w:id="69" w:author="Hants Williams" w:date="2026-03-18T14:22:00Z"/>
                <w:rFonts w:ascii="Arial" w:hAnsi="Arial" w:cs="Arial"/>
                <w:sz w:val="20"/>
                <w:szCs w:val="20"/>
              </w:rPr>
            </w:pPr>
            <w:ins w:id="70" w:author="Hants Williams" w:date="2026-03-18T14:22:00Z">
              <w:r>
                <w:rPr>
                  <w:rFonts w:ascii="Arial" w:hAnsi="Arial" w:cs="Arial"/>
                  <w:sz w:val="20"/>
                  <w:szCs w:val="20"/>
                </w:rPr>
                <w:t>Test</w:t>
              </w:r>
            </w:ins>
            <w:ins w:id="71" w:author="Hants Williams" w:date="2026-03-18T14:23:00Z">
              <w:r w:rsidR="00262B3E">
                <w:rPr>
                  <w:rFonts w:ascii="Arial" w:hAnsi="Arial" w:cs="Arial"/>
                  <w:sz w:val="20"/>
                  <w:szCs w:val="20"/>
                </w:rPr>
                <w:t xml:space="preserve"> Data</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7CB63" w14:textId="4D1A7CD0" w:rsidR="000E0310" w:rsidRDefault="000E0310">
            <w:pPr>
              <w:jc w:val="center"/>
              <w:rPr>
                <w:ins w:id="72" w:author="Hants Williams" w:date="2026-03-18T14:22:00Z"/>
                <w:rFonts w:ascii="Arial" w:hAnsi="Arial" w:cs="Arial"/>
                <w:sz w:val="20"/>
                <w:szCs w:val="20"/>
              </w:rPr>
            </w:pPr>
            <w:ins w:id="73" w:author="Hants Williams" w:date="2026-03-18T14:22:00Z">
              <w:r>
                <w:rPr>
                  <w:rFonts w:ascii="Arial" w:hAnsi="Arial" w:cs="Arial"/>
                  <w:sz w:val="20"/>
                  <w:szCs w:val="20"/>
                </w:rPr>
                <w:t>Test</w:t>
              </w:r>
            </w:ins>
            <w:ins w:id="74" w:author="Hants Williams" w:date="2026-03-18T14:23:00Z">
              <w:r w:rsidR="00262B3E">
                <w:rPr>
                  <w:rFonts w:ascii="Arial" w:hAnsi="Arial" w:cs="Arial"/>
                  <w:sz w:val="20"/>
                  <w:szCs w:val="20"/>
                </w:rPr>
                <w:t xml:space="preserve"> Data</w:t>
              </w:r>
            </w:ins>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27B2B" w14:textId="6505C0A9" w:rsidR="000E0310" w:rsidRPr="00262B3E" w:rsidRDefault="000E0310">
            <w:pPr>
              <w:jc w:val="center"/>
              <w:rPr>
                <w:ins w:id="75" w:author="Hants Williams" w:date="2026-03-18T14:22:00Z"/>
                <w:rFonts w:ascii="Cambria" w:hAnsi="Cambria" w:cs="Arial"/>
                <w:sz w:val="20"/>
                <w:szCs w:val="20"/>
                <w:rPrChange w:id="76" w:author="Hants Williams" w:date="2026-03-18T14:23:00Z">
                  <w:rPr>
                    <w:ins w:id="77" w:author="Hants Williams" w:date="2026-03-18T14:22:00Z"/>
                    <w:rFonts w:ascii="Arial" w:hAnsi="Arial" w:cs="Arial"/>
                    <w:sz w:val="20"/>
                    <w:szCs w:val="20"/>
                  </w:rPr>
                </w:rPrChange>
              </w:rPr>
            </w:pPr>
            <w:ins w:id="78" w:author="Hants Williams" w:date="2026-03-18T14:22:00Z">
              <w:r>
                <w:rPr>
                  <w:rFonts w:ascii="Arial" w:hAnsi="Arial" w:cs="Arial"/>
                  <w:sz w:val="20"/>
                  <w:szCs w:val="20"/>
                </w:rPr>
                <w:t>Test</w:t>
              </w:r>
            </w:ins>
            <w:ins w:id="79" w:author="Hants Williams" w:date="2026-03-18T14:23:00Z">
              <w:r w:rsidR="00262B3E">
                <w:rPr>
                  <w:rFonts w:ascii="Arial" w:hAnsi="Arial" w:cs="Arial"/>
                  <w:sz w:val="20"/>
                  <w:szCs w:val="20"/>
                </w:rPr>
                <w:t xml:space="preserve"> Data</w:t>
              </w:r>
            </w:ins>
          </w:p>
        </w:tc>
      </w:tr>
      <w:tr w:rsidR="00262B3E" w14:paraId="5E6D13EC" w14:textId="77777777" w:rsidTr="00262B3E">
        <w:trPr>
          <w:trHeight w:val="315"/>
          <w:ins w:id="80" w:author="Hants Williams" w:date="2026-03-18T14:22:00Z"/>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8FE294" w14:textId="77777777" w:rsidR="000E0310" w:rsidRDefault="000E0310">
            <w:pPr>
              <w:jc w:val="center"/>
              <w:rPr>
                <w:ins w:id="81" w:author="Hants Williams" w:date="2026-03-18T14:22:00Z"/>
                <w:rFonts w:ascii="Arial" w:hAnsi="Arial" w:cs="Arial"/>
                <w:sz w:val="20"/>
                <w:szCs w:val="20"/>
              </w:rPr>
            </w:pPr>
            <w:ins w:id="82" w:author="Hants Williams" w:date="2026-03-18T14:22:00Z">
              <w:r>
                <w:rPr>
                  <w:rFonts w:ascii="Arial" w:hAnsi="Arial" w:cs="Arial"/>
                  <w:sz w:val="20"/>
                  <w:szCs w:val="20"/>
                </w:rPr>
                <w:t>FC2</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40714" w14:textId="4B91AF5D" w:rsidR="000E0310" w:rsidRDefault="000E0310">
            <w:pPr>
              <w:jc w:val="center"/>
              <w:rPr>
                <w:ins w:id="83" w:author="Hants Williams" w:date="2026-03-18T14:22:00Z"/>
                <w:rFonts w:ascii="Arial" w:hAnsi="Arial" w:cs="Arial"/>
                <w:sz w:val="20"/>
                <w:szCs w:val="20"/>
              </w:rPr>
            </w:pPr>
            <w:ins w:id="84" w:author="Hants Williams" w:date="2026-03-18T14:22:00Z">
              <w:r>
                <w:rPr>
                  <w:rFonts w:ascii="Arial" w:hAnsi="Arial" w:cs="Arial"/>
                  <w:sz w:val="20"/>
                  <w:szCs w:val="20"/>
                </w:rPr>
                <w:t>Test</w:t>
              </w:r>
            </w:ins>
            <w:ins w:id="85" w:author="Hants Williams" w:date="2026-03-18T14:23:00Z">
              <w:r w:rsidR="00262B3E">
                <w:rPr>
                  <w:rFonts w:ascii="Arial" w:hAnsi="Arial" w:cs="Arial"/>
                  <w:sz w:val="20"/>
                  <w:szCs w:val="20"/>
                </w:rPr>
                <w:t xml:space="preserve"> Data</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C076C2" w14:textId="5F3F31B4" w:rsidR="000E0310" w:rsidRDefault="000E0310">
            <w:pPr>
              <w:jc w:val="center"/>
              <w:rPr>
                <w:ins w:id="86" w:author="Hants Williams" w:date="2026-03-18T14:22:00Z"/>
                <w:rFonts w:ascii="Arial" w:hAnsi="Arial" w:cs="Arial"/>
                <w:sz w:val="20"/>
                <w:szCs w:val="20"/>
              </w:rPr>
            </w:pPr>
            <w:ins w:id="87" w:author="Hants Williams" w:date="2026-03-18T14:22:00Z">
              <w:r>
                <w:rPr>
                  <w:rFonts w:ascii="Arial" w:hAnsi="Arial" w:cs="Arial"/>
                  <w:sz w:val="20"/>
                  <w:szCs w:val="20"/>
                </w:rPr>
                <w:t>Test</w:t>
              </w:r>
            </w:ins>
            <w:ins w:id="88" w:author="Hants Williams" w:date="2026-03-18T14:23:00Z">
              <w:r w:rsidR="00262B3E">
                <w:rPr>
                  <w:rFonts w:ascii="Arial" w:hAnsi="Arial" w:cs="Arial"/>
                  <w:sz w:val="20"/>
                  <w:szCs w:val="20"/>
                </w:rPr>
                <w:t xml:space="preserve"> Data</w:t>
              </w:r>
            </w:ins>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98F147" w14:textId="45BBB845" w:rsidR="000E0310" w:rsidRPr="00262B3E" w:rsidRDefault="000E0310">
            <w:pPr>
              <w:jc w:val="center"/>
              <w:rPr>
                <w:ins w:id="89" w:author="Hants Williams" w:date="2026-03-18T14:22:00Z"/>
                <w:rFonts w:ascii="Cambria" w:hAnsi="Cambria" w:cs="Arial"/>
                <w:sz w:val="20"/>
                <w:szCs w:val="20"/>
                <w:rPrChange w:id="90" w:author="Hants Williams" w:date="2026-03-18T14:23:00Z">
                  <w:rPr>
                    <w:ins w:id="91" w:author="Hants Williams" w:date="2026-03-18T14:22:00Z"/>
                    <w:rFonts w:ascii="Arial" w:hAnsi="Arial" w:cs="Arial"/>
                    <w:sz w:val="20"/>
                    <w:szCs w:val="20"/>
                  </w:rPr>
                </w:rPrChange>
              </w:rPr>
            </w:pPr>
            <w:ins w:id="92" w:author="Hants Williams" w:date="2026-03-18T14:22:00Z">
              <w:r>
                <w:rPr>
                  <w:rFonts w:ascii="Arial" w:hAnsi="Arial" w:cs="Arial"/>
                  <w:sz w:val="20"/>
                  <w:szCs w:val="20"/>
                </w:rPr>
                <w:t>Test</w:t>
              </w:r>
            </w:ins>
            <w:ins w:id="93" w:author="Hants Williams" w:date="2026-03-18T14:23:00Z">
              <w:r w:rsidR="00262B3E">
                <w:rPr>
                  <w:rFonts w:ascii="Arial" w:hAnsi="Arial" w:cs="Arial"/>
                  <w:sz w:val="20"/>
                  <w:szCs w:val="20"/>
                </w:rPr>
                <w:t xml:space="preserve"> Data</w:t>
              </w:r>
            </w:ins>
          </w:p>
        </w:tc>
      </w:tr>
      <w:tr w:rsidR="00262B3E" w14:paraId="49C22D61" w14:textId="77777777" w:rsidTr="00262B3E">
        <w:trPr>
          <w:trHeight w:val="315"/>
          <w:ins w:id="94" w:author="Hants Williams" w:date="2026-03-18T14:22:00Z"/>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A22A7D" w14:textId="77777777" w:rsidR="000E0310" w:rsidRDefault="000E0310">
            <w:pPr>
              <w:jc w:val="center"/>
              <w:rPr>
                <w:ins w:id="95" w:author="Hants Williams" w:date="2026-03-18T14:22:00Z"/>
                <w:rFonts w:ascii="Arial" w:hAnsi="Arial" w:cs="Arial"/>
                <w:sz w:val="20"/>
                <w:szCs w:val="20"/>
              </w:rPr>
            </w:pPr>
            <w:ins w:id="96" w:author="Hants Williams" w:date="2026-03-18T14:22:00Z">
              <w:r>
                <w:rPr>
                  <w:rFonts w:ascii="Arial" w:hAnsi="Arial" w:cs="Arial"/>
                  <w:sz w:val="20"/>
                  <w:szCs w:val="20"/>
                </w:rPr>
                <w:t>FC3</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44CA82" w14:textId="1FA21C72" w:rsidR="000E0310" w:rsidRDefault="000E0310">
            <w:pPr>
              <w:jc w:val="center"/>
              <w:rPr>
                <w:ins w:id="97" w:author="Hants Williams" w:date="2026-03-18T14:22:00Z"/>
                <w:rFonts w:ascii="Arial" w:hAnsi="Arial" w:cs="Arial"/>
                <w:sz w:val="20"/>
                <w:szCs w:val="20"/>
              </w:rPr>
            </w:pPr>
            <w:ins w:id="98" w:author="Hants Williams" w:date="2026-03-18T14:22:00Z">
              <w:r>
                <w:rPr>
                  <w:rFonts w:ascii="Arial" w:hAnsi="Arial" w:cs="Arial"/>
                  <w:sz w:val="20"/>
                  <w:szCs w:val="20"/>
                </w:rPr>
                <w:t>Test</w:t>
              </w:r>
            </w:ins>
            <w:ins w:id="99" w:author="Hants Williams" w:date="2026-03-18T14:23:00Z">
              <w:r w:rsidR="00262B3E">
                <w:rPr>
                  <w:rFonts w:ascii="Arial" w:hAnsi="Arial" w:cs="Arial"/>
                  <w:sz w:val="20"/>
                  <w:szCs w:val="20"/>
                </w:rPr>
                <w:t xml:space="preserve"> Data</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9D9E8" w14:textId="11F508E3" w:rsidR="000E0310" w:rsidRDefault="000E0310">
            <w:pPr>
              <w:jc w:val="center"/>
              <w:rPr>
                <w:ins w:id="100" w:author="Hants Williams" w:date="2026-03-18T14:22:00Z"/>
                <w:rFonts w:ascii="Arial" w:hAnsi="Arial" w:cs="Arial"/>
                <w:sz w:val="20"/>
                <w:szCs w:val="20"/>
              </w:rPr>
            </w:pPr>
            <w:ins w:id="101" w:author="Hants Williams" w:date="2026-03-18T14:22:00Z">
              <w:r>
                <w:rPr>
                  <w:rFonts w:ascii="Arial" w:hAnsi="Arial" w:cs="Arial"/>
                  <w:sz w:val="20"/>
                  <w:szCs w:val="20"/>
                </w:rPr>
                <w:t>Training</w:t>
              </w:r>
            </w:ins>
            <w:ins w:id="102" w:author="Hants Williams" w:date="2026-03-18T14:23:00Z">
              <w:r w:rsidR="00262B3E">
                <w:rPr>
                  <w:rFonts w:ascii="Arial" w:hAnsi="Arial" w:cs="Arial"/>
                  <w:sz w:val="20"/>
                  <w:szCs w:val="20"/>
                </w:rPr>
                <w:t xml:space="preserve"> Only</w:t>
              </w:r>
            </w:ins>
            <w:ins w:id="103" w:author="Hants Williams" w:date="2026-03-18T14:27:00Z">
              <w:r w:rsidR="00262B3E">
                <w:rPr>
                  <w:rFonts w:ascii="Arial" w:hAnsi="Arial" w:cs="Arial"/>
                  <w:sz w:val="20"/>
                  <w:szCs w:val="20"/>
                </w:rPr>
                <w:t>*</w:t>
              </w:r>
            </w:ins>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C97CB7" w14:textId="0CBB7424" w:rsidR="000E0310" w:rsidRDefault="000E0310">
            <w:pPr>
              <w:jc w:val="center"/>
              <w:rPr>
                <w:ins w:id="104" w:author="Hants Williams" w:date="2026-03-18T14:22:00Z"/>
                <w:rFonts w:ascii="Arial" w:hAnsi="Arial" w:cs="Arial"/>
                <w:sz w:val="20"/>
                <w:szCs w:val="20"/>
              </w:rPr>
            </w:pPr>
            <w:ins w:id="105" w:author="Hants Williams" w:date="2026-03-18T14:22:00Z">
              <w:r>
                <w:rPr>
                  <w:rFonts w:ascii="Arial" w:hAnsi="Arial" w:cs="Arial"/>
                  <w:sz w:val="20"/>
                  <w:szCs w:val="20"/>
                </w:rPr>
                <w:t>Training</w:t>
              </w:r>
            </w:ins>
            <w:ins w:id="106" w:author="Hants Williams" w:date="2026-03-18T14:23:00Z">
              <w:r w:rsidR="00262B3E">
                <w:rPr>
                  <w:rFonts w:ascii="Arial" w:hAnsi="Arial" w:cs="Arial"/>
                  <w:sz w:val="20"/>
                  <w:szCs w:val="20"/>
                </w:rPr>
                <w:t xml:space="preserve"> Only</w:t>
              </w:r>
            </w:ins>
            <w:ins w:id="107" w:author="Hants Williams" w:date="2026-03-18T14:28:00Z">
              <w:r w:rsidR="00262B3E">
                <w:rPr>
                  <w:rFonts w:ascii="Arial" w:hAnsi="Arial" w:cs="Arial"/>
                  <w:sz w:val="20"/>
                  <w:szCs w:val="20"/>
                </w:rPr>
                <w:t>*</w:t>
              </w:r>
            </w:ins>
          </w:p>
        </w:tc>
      </w:tr>
      <w:tr w:rsidR="00262B3E" w14:paraId="33838A0B" w14:textId="77777777" w:rsidTr="00262B3E">
        <w:trPr>
          <w:trHeight w:val="315"/>
          <w:ins w:id="108" w:author="Hants Williams" w:date="2026-03-18T14:22:00Z"/>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53C538" w14:textId="77777777" w:rsidR="000E0310" w:rsidRDefault="000E0310">
            <w:pPr>
              <w:jc w:val="center"/>
              <w:rPr>
                <w:ins w:id="109" w:author="Hants Williams" w:date="2026-03-18T14:22:00Z"/>
                <w:rFonts w:ascii="Arial" w:hAnsi="Arial" w:cs="Arial"/>
                <w:i/>
                <w:iCs/>
                <w:sz w:val="20"/>
                <w:szCs w:val="20"/>
              </w:rPr>
            </w:pPr>
            <w:ins w:id="110" w:author="Hants Williams" w:date="2026-03-18T14:22:00Z">
              <w:r>
                <w:rPr>
                  <w:rFonts w:ascii="Arial" w:hAnsi="Arial" w:cs="Arial"/>
                  <w:i/>
                  <w:iCs/>
                  <w:sz w:val="20"/>
                  <w:szCs w:val="20"/>
                </w:rPr>
                <w:t>Total LLM Reviews</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C1CD29" w14:textId="77777777" w:rsidR="000E0310" w:rsidRDefault="000E0310">
            <w:pPr>
              <w:jc w:val="center"/>
              <w:rPr>
                <w:ins w:id="111" w:author="Hants Williams" w:date="2026-03-18T14:22:00Z"/>
                <w:rFonts w:ascii="Arial" w:hAnsi="Arial" w:cs="Arial"/>
                <w:i/>
                <w:iCs/>
                <w:sz w:val="20"/>
                <w:szCs w:val="20"/>
              </w:rPr>
            </w:pPr>
            <w:ins w:id="112" w:author="Hants Williams" w:date="2026-03-18T14:22:00Z">
              <w:r>
                <w:rPr>
                  <w:rFonts w:ascii="Arial" w:hAnsi="Arial" w:cs="Arial"/>
                  <w:i/>
                  <w:iCs/>
                  <w:sz w:val="20"/>
                  <w:szCs w:val="20"/>
                </w:rPr>
                <w:t>27 Reviews</w:t>
              </w:r>
            </w:ins>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E8733C" w14:textId="77777777" w:rsidR="000E0310" w:rsidRDefault="000E0310">
            <w:pPr>
              <w:jc w:val="center"/>
              <w:rPr>
                <w:ins w:id="113" w:author="Hants Williams" w:date="2026-03-18T14:22:00Z"/>
                <w:rFonts w:ascii="Arial" w:hAnsi="Arial" w:cs="Arial"/>
                <w:i/>
                <w:iCs/>
                <w:sz w:val="20"/>
                <w:szCs w:val="20"/>
              </w:rPr>
            </w:pPr>
            <w:ins w:id="114" w:author="Hants Williams" w:date="2026-03-18T14:22:00Z">
              <w:r>
                <w:rPr>
                  <w:rFonts w:ascii="Arial" w:hAnsi="Arial" w:cs="Arial"/>
                  <w:i/>
                  <w:iCs/>
                  <w:sz w:val="20"/>
                  <w:szCs w:val="20"/>
                </w:rPr>
                <w:t>18 Reviews</w:t>
              </w:r>
            </w:ins>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9C0BA" w14:textId="77777777" w:rsidR="000E0310" w:rsidRDefault="000E0310">
            <w:pPr>
              <w:jc w:val="center"/>
              <w:rPr>
                <w:ins w:id="115" w:author="Hants Williams" w:date="2026-03-18T14:22:00Z"/>
                <w:rFonts w:ascii="Arial" w:hAnsi="Arial" w:cs="Arial"/>
                <w:i/>
                <w:iCs/>
                <w:sz w:val="20"/>
                <w:szCs w:val="20"/>
              </w:rPr>
            </w:pPr>
            <w:ins w:id="116" w:author="Hants Williams" w:date="2026-03-18T14:22:00Z">
              <w:r>
                <w:rPr>
                  <w:rFonts w:ascii="Arial" w:hAnsi="Arial" w:cs="Arial"/>
                  <w:i/>
                  <w:iCs/>
                  <w:sz w:val="20"/>
                  <w:szCs w:val="20"/>
                </w:rPr>
                <w:t>18 Reviews</w:t>
              </w:r>
            </w:ins>
          </w:p>
        </w:tc>
      </w:tr>
      <w:tr w:rsidR="00262B3E" w14:paraId="5B4BA2E9" w14:textId="77777777" w:rsidTr="00262B3E">
        <w:tblPrEx>
          <w:tblW w:w="10260" w:type="dxa"/>
          <w:tblInd w:w="-368" w:type="dxa"/>
          <w:tblCellMar>
            <w:left w:w="0" w:type="dxa"/>
            <w:right w:w="0" w:type="dxa"/>
          </w:tblCellMar>
          <w:tblPrExChange w:id="117" w:author="Hants Williams" w:date="2026-03-18T14:28:00Z">
            <w:tblPrEx>
              <w:tblW w:w="9892" w:type="dxa"/>
              <w:tblCellMar>
                <w:left w:w="0" w:type="dxa"/>
                <w:right w:w="0" w:type="dxa"/>
              </w:tblCellMar>
            </w:tblPrEx>
          </w:tblPrExChange>
        </w:tblPrEx>
        <w:trPr>
          <w:trHeight w:val="315"/>
          <w:ins w:id="118" w:author="Hants Williams" w:date="2026-03-18T14:22:00Z"/>
          <w:trPrChange w:id="119" w:author="Hants Williams" w:date="2026-03-18T14:28:00Z">
            <w:trPr>
              <w:gridBefore w:val="1"/>
              <w:trHeight w:val="315"/>
            </w:trPr>
          </w:trPrChange>
        </w:trPr>
        <w:tc>
          <w:tcPr>
            <w:tcW w:w="227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Change w:id="120" w:author="Hants Williams" w:date="2026-03-18T14:28:00Z">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tcPrChange>
          </w:tcPr>
          <w:p w14:paraId="5853A61B" w14:textId="77777777" w:rsidR="000E0310" w:rsidRDefault="000E0310">
            <w:pPr>
              <w:jc w:val="center"/>
              <w:rPr>
                <w:ins w:id="121" w:author="Hants Williams" w:date="2026-03-18T14:22:00Z"/>
                <w:rFonts w:ascii="Arial" w:hAnsi="Arial" w:cs="Arial"/>
                <w:i/>
                <w:iCs/>
                <w:sz w:val="20"/>
                <w:szCs w:val="20"/>
              </w:rPr>
            </w:pPr>
            <w:ins w:id="122" w:author="Hants Williams" w:date="2026-03-18T14:22:00Z">
              <w:r>
                <w:rPr>
                  <w:rFonts w:ascii="Arial" w:hAnsi="Arial" w:cs="Arial"/>
                  <w:i/>
                  <w:iCs/>
                  <w:sz w:val="20"/>
                  <w:szCs w:val="20"/>
                </w:rPr>
                <w:t>Human Comparison</w:t>
              </w:r>
            </w:ins>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Change w:id="123" w:author="Hants Williams" w:date="2026-03-18T14:28:00Z">
              <w:tcPr>
                <w:tcW w:w="0" w:type="auto"/>
                <w:gridSpan w:val="3"/>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tcPrChange>
          </w:tcPr>
          <w:p w14:paraId="1C18390C" w14:textId="77777777" w:rsidR="000E0310" w:rsidRDefault="000E0310">
            <w:pPr>
              <w:jc w:val="center"/>
              <w:rPr>
                <w:ins w:id="124" w:author="Hants Williams" w:date="2026-03-18T14:22:00Z"/>
                <w:rFonts w:ascii="Arial" w:hAnsi="Arial" w:cs="Arial"/>
                <w:i/>
                <w:iCs/>
                <w:sz w:val="20"/>
                <w:szCs w:val="20"/>
              </w:rPr>
            </w:pPr>
            <w:ins w:id="125" w:author="Hants Williams" w:date="2026-03-18T14:22:00Z">
              <w:r>
                <w:rPr>
                  <w:rFonts w:ascii="Arial" w:hAnsi="Arial" w:cs="Arial"/>
                  <w:i/>
                  <w:iCs/>
                  <w:sz w:val="20"/>
                  <w:szCs w:val="20"/>
                </w:rPr>
                <w:t>12 Reviews</w:t>
              </w:r>
            </w:ins>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Change w:id="126" w:author="Hants Williams" w:date="2026-03-18T14:28:00Z">
              <w:tcPr>
                <w:tcW w:w="0" w:type="auto"/>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tcPrChange>
          </w:tcPr>
          <w:p w14:paraId="68512FAA" w14:textId="77777777" w:rsidR="000E0310" w:rsidRDefault="000E0310">
            <w:pPr>
              <w:jc w:val="center"/>
              <w:rPr>
                <w:ins w:id="127" w:author="Hants Williams" w:date="2026-03-18T14:22:00Z"/>
                <w:rFonts w:ascii="Arial" w:hAnsi="Arial" w:cs="Arial"/>
                <w:i/>
                <w:iCs/>
                <w:sz w:val="20"/>
                <w:szCs w:val="20"/>
              </w:rPr>
            </w:pPr>
            <w:ins w:id="128" w:author="Hants Williams" w:date="2026-03-18T14:22:00Z">
              <w:r>
                <w:rPr>
                  <w:rFonts w:ascii="Arial" w:hAnsi="Arial" w:cs="Arial"/>
                  <w:i/>
                  <w:iCs/>
                  <w:sz w:val="20"/>
                  <w:szCs w:val="20"/>
                </w:rPr>
                <w:t>8 Reviews</w:t>
              </w:r>
            </w:ins>
          </w:p>
        </w:tc>
        <w:tc>
          <w:tcPr>
            <w:tcW w:w="311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Change w:id="129" w:author="Hants Williams" w:date="2026-03-18T14:28:00Z">
              <w:tcPr>
                <w:tcW w:w="3060" w:type="dxa"/>
                <w:gridSpan w:val="2"/>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tcPrChange>
          </w:tcPr>
          <w:p w14:paraId="0D9E7057" w14:textId="77777777" w:rsidR="000E0310" w:rsidRDefault="000E0310">
            <w:pPr>
              <w:jc w:val="center"/>
              <w:rPr>
                <w:ins w:id="130" w:author="Hants Williams" w:date="2026-03-18T14:22:00Z"/>
                <w:rFonts w:ascii="Arial" w:hAnsi="Arial" w:cs="Arial"/>
                <w:i/>
                <w:iCs/>
                <w:sz w:val="20"/>
                <w:szCs w:val="20"/>
              </w:rPr>
            </w:pPr>
            <w:ins w:id="131" w:author="Hants Williams" w:date="2026-03-18T14:22:00Z">
              <w:r>
                <w:rPr>
                  <w:rFonts w:ascii="Arial" w:hAnsi="Arial" w:cs="Arial"/>
                  <w:i/>
                  <w:iCs/>
                  <w:sz w:val="20"/>
                  <w:szCs w:val="20"/>
                </w:rPr>
                <w:t>8 Reviews</w:t>
              </w:r>
            </w:ins>
          </w:p>
        </w:tc>
      </w:tr>
      <w:tr w:rsidR="00262B3E" w14:paraId="494A699F" w14:textId="77777777" w:rsidTr="00262B3E">
        <w:tblPrEx>
          <w:tblW w:w="10260" w:type="dxa"/>
          <w:tblInd w:w="-368" w:type="dxa"/>
          <w:tblCellMar>
            <w:left w:w="0" w:type="dxa"/>
            <w:right w:w="0" w:type="dxa"/>
          </w:tblCellMar>
          <w:tblPrExChange w:id="132" w:author="Hants Williams" w:date="2026-03-18T14:28:00Z">
            <w:tblPrEx>
              <w:tblW w:w="9759" w:type="dxa"/>
              <w:tblCellMar>
                <w:left w:w="0" w:type="dxa"/>
                <w:right w:w="0" w:type="dxa"/>
              </w:tblCellMar>
            </w:tblPrEx>
          </w:tblPrExChange>
        </w:tblPrEx>
        <w:trPr>
          <w:trHeight w:val="315"/>
          <w:ins w:id="133" w:author="Hants Williams" w:date="2026-03-18T14:26:00Z"/>
          <w:trPrChange w:id="134" w:author="Hants Williams" w:date="2026-03-18T14:28:00Z">
            <w:trPr>
              <w:gridBefore w:val="1"/>
              <w:gridAfter w:val="0"/>
              <w:trHeight w:val="315"/>
            </w:trPr>
          </w:trPrChange>
        </w:trPr>
        <w:tc>
          <w:tcPr>
            <w:tcW w:w="10260"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Change w:id="135" w:author="Hants Williams" w:date="2026-03-18T14:28:00Z">
              <w:tcPr>
                <w:tcW w:w="0" w:type="auto"/>
                <w:gridSpan w:val="7"/>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tcPrChange>
          </w:tcPr>
          <w:p w14:paraId="1718A69B" w14:textId="77777777" w:rsidR="00262B3E" w:rsidRDefault="00262B3E" w:rsidP="00262B3E">
            <w:pPr>
              <w:rPr>
                <w:ins w:id="136" w:author="Hants Williams" w:date="2026-03-18T14:27:00Z"/>
                <w:rFonts w:ascii="Arial" w:hAnsi="Arial" w:cs="Arial"/>
                <w:i/>
                <w:iCs/>
                <w:sz w:val="20"/>
                <w:szCs w:val="20"/>
              </w:rPr>
            </w:pPr>
          </w:p>
          <w:p w14:paraId="6072B468" w14:textId="53CA545C" w:rsidR="00262B3E" w:rsidRDefault="00262B3E" w:rsidP="00262B3E">
            <w:pPr>
              <w:rPr>
                <w:ins w:id="137" w:author="Hants Williams" w:date="2026-03-18T14:28:00Z"/>
                <w:rFonts w:ascii="Arial" w:hAnsi="Arial" w:cs="Arial"/>
                <w:i/>
                <w:iCs/>
                <w:sz w:val="20"/>
                <w:szCs w:val="20"/>
              </w:rPr>
            </w:pPr>
            <w:ins w:id="138" w:author="Hants Williams" w:date="2026-03-18T14:26:00Z">
              <w:r>
                <w:rPr>
                  <w:rFonts w:ascii="Arial" w:hAnsi="Arial" w:cs="Arial"/>
                  <w:i/>
                  <w:iCs/>
                  <w:sz w:val="20"/>
                  <w:szCs w:val="20"/>
                </w:rPr>
                <w:t>*</w:t>
              </w:r>
            </w:ins>
            <w:ins w:id="139" w:author="Hants Williams" w:date="2026-03-18T14:27:00Z">
              <w:r>
                <w:rPr>
                  <w:rFonts w:ascii="Arial" w:hAnsi="Arial" w:cs="Arial"/>
                  <w:i/>
                  <w:iCs/>
                  <w:sz w:val="20"/>
                  <w:szCs w:val="20"/>
                </w:rPr>
                <w:t xml:space="preserve"> </w:t>
              </w:r>
              <w:r w:rsidRPr="00262B3E">
                <w:rPr>
                  <w:rFonts w:ascii="Arial" w:hAnsi="Arial" w:cs="Arial"/>
                  <w:i/>
                  <w:iCs/>
                  <w:sz w:val="20"/>
                  <w:szCs w:val="20"/>
                </w:rPr>
                <w:t xml:space="preserve">Applications labeled as </w:t>
              </w:r>
              <w:r w:rsidRPr="00262B3E">
                <w:rPr>
                  <w:rFonts w:ascii="Arial" w:hAnsi="Arial" w:cs="Arial"/>
                  <w:i/>
                  <w:iCs/>
                  <w:sz w:val="20"/>
                  <w:szCs w:val="20"/>
                  <w:rPrChange w:id="140" w:author="Hants Williams" w:date="2026-03-18T14:27:00Z">
                    <w:rPr>
                      <w:rFonts w:ascii="Arial" w:hAnsi="Arial" w:cs="Arial"/>
                      <w:b/>
                      <w:bCs/>
                      <w:i/>
                      <w:iCs/>
                      <w:sz w:val="20"/>
                      <w:szCs w:val="20"/>
                    </w:rPr>
                  </w:rPrChange>
                </w:rPr>
                <w:t>Test Data</w:t>
              </w:r>
              <w:r w:rsidRPr="00262B3E">
                <w:rPr>
                  <w:rFonts w:ascii="Arial" w:hAnsi="Arial" w:cs="Arial"/>
                  <w:i/>
                  <w:iCs/>
                  <w:sz w:val="20"/>
                  <w:szCs w:val="20"/>
                </w:rPr>
                <w:t xml:space="preserve"> were reviewed and scored by the models. The application labeled </w:t>
              </w:r>
              <w:r w:rsidRPr="00262B3E">
                <w:rPr>
                  <w:rFonts w:ascii="Arial" w:hAnsi="Arial" w:cs="Arial"/>
                  <w:i/>
                  <w:iCs/>
                  <w:sz w:val="20"/>
                  <w:szCs w:val="20"/>
                  <w:rPrChange w:id="141" w:author="Hants Williams" w:date="2026-03-18T14:27:00Z">
                    <w:rPr>
                      <w:rFonts w:ascii="Arial" w:hAnsi="Arial" w:cs="Arial"/>
                      <w:b/>
                      <w:bCs/>
                      <w:i/>
                      <w:iCs/>
                      <w:sz w:val="20"/>
                      <w:szCs w:val="20"/>
                    </w:rPr>
                  </w:rPrChange>
                </w:rPr>
                <w:t>Training Only</w:t>
              </w:r>
              <w:r w:rsidRPr="00262B3E">
                <w:rPr>
                  <w:rFonts w:ascii="Arial" w:hAnsi="Arial" w:cs="Arial"/>
                  <w:i/>
                  <w:iCs/>
                  <w:sz w:val="20"/>
                  <w:szCs w:val="20"/>
                </w:rPr>
                <w:t xml:space="preserve"> (FC3) was used solely to provide the models with examples of human reviews showing natural score variance; it was not scored by the models in those experiments.</w:t>
              </w:r>
            </w:ins>
          </w:p>
          <w:p w14:paraId="6CA32189" w14:textId="10653E6D" w:rsidR="00262B3E" w:rsidRDefault="00262B3E" w:rsidP="00262B3E">
            <w:pPr>
              <w:rPr>
                <w:ins w:id="142" w:author="Hants Williams" w:date="2026-03-18T14:26:00Z"/>
                <w:rFonts w:ascii="Arial" w:hAnsi="Arial" w:cs="Arial"/>
                <w:i/>
                <w:iCs/>
                <w:sz w:val="20"/>
                <w:szCs w:val="20"/>
              </w:rPr>
              <w:pPrChange w:id="143" w:author="Hants Williams" w:date="2026-03-18T14:26:00Z">
                <w:pPr>
                  <w:jc w:val="center"/>
                </w:pPr>
              </w:pPrChange>
            </w:pPr>
          </w:p>
        </w:tc>
      </w:tr>
    </w:tbl>
    <w:p w14:paraId="7251E625" w14:textId="514DDF48" w:rsidR="00C4337E" w:rsidDel="004131CA" w:rsidRDefault="00C4337E">
      <w:pPr>
        <w:rPr>
          <w:del w:id="144" w:author="Hants Williams" w:date="2026-03-18T13:52:00Z"/>
        </w:rPr>
      </w:pPr>
    </w:p>
    <w:p w14:paraId="4AF70603" w14:textId="77777777" w:rsidR="00C4337E" w:rsidRDefault="00C4337E"/>
    <w:p w14:paraId="1AECFBDF" w14:textId="448C9735" w:rsidR="004131CA" w:rsidRPr="004131CA" w:rsidRDefault="00000000" w:rsidP="004131CA">
      <w:pPr>
        <w:rPr>
          <w:ins w:id="145" w:author="Hants Williams" w:date="2026-03-18T13:52:00Z"/>
          <w:lang w:val="en-US"/>
        </w:rPr>
      </w:pPr>
      <w:del w:id="146" w:author="Hants Williams" w:date="2026-03-18T13:52:00Z">
        <w:r w:rsidDel="004131CA">
          <w:delText>Human scores are treated as independent observations in the t-tests, though the four reviewers each scored all applications, introducing within-reviewer correlation that is not modeled; this may reduce effective degrees of freedom below nominal values. Cross-experiment comparisons of LLM cell means used one-way ANOVA restricted to the common application base (FC1 and FC2) to ensure balanced group sizes. Criterion-level analyses are designated as exploratory; Holm-Bonferroni correction was applied across the six criterion comparisons within each experiment, and both uncorrected and corrected p-values are reported. Recommendation agreement was assessed using Cohen's kappa (chance-corrected) at both the exact category level (Fund/Fund with Revisions/Do Not Fund) and the broad level (positive vs. negative funding direction), computed over all human-LLM review pairs within each application. Analyses were conducted in Python 3.13 using the following python packages: scipy, scikit-learn, and pandas.</w:delText>
        </w:r>
      </w:del>
      <w:ins w:id="147" w:author="Hants Williams" w:date="2026-03-18T13:52:00Z">
        <w:r w:rsidR="004131CA" w:rsidRPr="004131CA">
          <w:rPr>
            <w:lang w:val="en-US"/>
          </w:rPr>
          <w:t xml:space="preserve">Human scores are treated as independent observations in the t-tests, though the four reviewers each scored all applications, introducing correlation among scores from the same reviewer that the t-tests do not account for; this may reduce effective degrees of freedom below nominal values. To compare LLM scores across prompt conditions, a one-way ANOVA was restricted to the two applications common to all experiments (FC1 and FC2) to ensure balanced group sizes. Criterion-level analyses are exploratory; to control for multiple comparisons across the six scoring criteria within each experiment, Holm-Bonferroni correction was applied, and both uncorrected and corrected p-values are reported. Recommendation agreement was assessed using Cohen's κ, a chance-corrected measure of agreement, at both the exact category level (Fund/Fund with Revisions/Do Not Fund) and the broad level (positive vs. negative funding direction), computed over all human-LLM review pairs within each application. Analyses were conducted in Python 3.13 using the following python packages: </w:t>
        </w:r>
        <w:proofErr w:type="spellStart"/>
        <w:r w:rsidR="004131CA" w:rsidRPr="004131CA">
          <w:rPr>
            <w:lang w:val="en-US"/>
          </w:rPr>
          <w:t>scipy</w:t>
        </w:r>
        <w:proofErr w:type="spellEnd"/>
        <w:r w:rsidR="004131CA" w:rsidRPr="004131CA">
          <w:rPr>
            <w:lang w:val="en-US"/>
          </w:rPr>
          <w:t>, scikit-learn, and pandas.</w:t>
        </w:r>
      </w:ins>
    </w:p>
    <w:p w14:paraId="01AE8293" w14:textId="10876B2A" w:rsidR="00C4337E" w:rsidDel="00262B3E" w:rsidRDefault="00C4337E">
      <w:pPr>
        <w:rPr>
          <w:del w:id="148" w:author="Hants Williams" w:date="2026-03-18T14:31:00Z"/>
        </w:rPr>
      </w:pPr>
    </w:p>
    <w:p w14:paraId="1ED400F2" w14:textId="77777777" w:rsidR="00C4337E" w:rsidRDefault="00C4337E"/>
    <w:p w14:paraId="4634F897" w14:textId="77777777" w:rsidR="00C4337E" w:rsidRDefault="00000000">
      <w:pPr>
        <w:numPr>
          <w:ilvl w:val="0"/>
          <w:numId w:val="1"/>
        </w:numPr>
        <w:rPr>
          <w:b/>
          <w:bCs/>
        </w:rPr>
      </w:pPr>
      <w:r>
        <w:rPr>
          <w:b/>
          <w:bCs/>
        </w:rPr>
        <w:t>Results</w:t>
      </w:r>
    </w:p>
    <w:p w14:paraId="79319DEE" w14:textId="77777777" w:rsidR="00C4337E" w:rsidRDefault="00000000">
      <w:pPr>
        <w:pStyle w:val="Heading2"/>
        <w:numPr>
          <w:ilvl w:val="1"/>
          <w:numId w:val="1"/>
        </w:numPr>
      </w:pPr>
      <w:r>
        <w:t>Overall Score Alignment</w:t>
      </w:r>
    </w:p>
    <w:p w14:paraId="7F84B4EF" w14:textId="3F534D5D" w:rsidR="00C4337E" w:rsidRDefault="00000000">
      <w:r>
        <w:t xml:space="preserve">Table </w:t>
      </w:r>
      <w:del w:id="149" w:author="Hants Williams" w:date="2026-03-18T14:29:00Z">
        <w:r w:rsidDel="00262B3E">
          <w:delText xml:space="preserve">1 </w:delText>
        </w:r>
      </w:del>
      <w:ins w:id="150" w:author="Hants Williams" w:date="2026-03-18T14:29:00Z">
        <w:r w:rsidR="00262B3E">
          <w:t>2</w:t>
        </w:r>
        <w:r w:rsidR="00262B3E">
          <w:t xml:space="preserve"> </w:t>
        </w:r>
      </w:ins>
      <w:r>
        <w:t xml:space="preserve">summarizes results across all three experiments. All LLM statistics use </w:t>
      </w:r>
      <w:del w:id="151" w:author="Hants Williams" w:date="2026-03-18T13:54:00Z">
        <w:r w:rsidDel="004131CA">
          <w:delText>vendor-application cell means</w:delText>
        </w:r>
      </w:del>
      <w:ins w:id="152" w:author="Hants Williams" w:date="2026-03-18T13:54:00Z">
        <w:r w:rsidR="004131CA">
          <w:t>averaged scores</w:t>
        </w:r>
      </w:ins>
      <w:r>
        <w:t xml:space="preserve"> (aggregated across 3 iterations</w:t>
      </w:r>
      <w:ins w:id="153" w:author="Hants Williams" w:date="2026-03-18T13:54:00Z">
        <w:r w:rsidR="004131CA">
          <w:t xml:space="preserve"> per vendor-application combination</w:t>
        </w:r>
      </w:ins>
      <w:r>
        <w:t>)</w:t>
      </w:r>
      <w:ins w:id="154" w:author="Hants Williams" w:date="2026-03-18T13:54:00Z">
        <w:r w:rsidR="004131CA">
          <w:t xml:space="preserve"> as described in Section 2.5</w:t>
        </w:r>
      </w:ins>
      <w:r>
        <w:t>. In the zero-shot condition (Experiment 1), LLMs scored applications 4.55 points higher than humans (83.63 ± 5.24 vs. 79.08 ± 13.32; p = 0.347, Glass's Δ = 0.34, 95% CI [-0.28, 1.18]), indicating moderate optimism bias. Few-shot prompting (Experiment 2) achieved the best alignment, with LLMs scoring 2.57 points below humans (80.56 ± 4.81 vs. 83.13 ± 13.73; p = 0.671, Glass's Δ = -0.19, 95% CI [-1.44, 0.59]), a non-significant difference representing approximately 3% of the total scale. Adding strict instructions (Experiment 3) produced substantial under-scoring, with LLMs scoring 10.68 points below humans (72.44 ± 4.98 vs. 83.13 ± 13.73; p = 0.097, Glass's Δ = -0.78, 95% CI [-2.61, -0.08])</w:t>
      </w:r>
      <w:ins w:id="155" w:author="Hants Williams" w:date="2026-03-18T13:56:00Z">
        <w:r w:rsidR="004131CA">
          <w:t>.</w:t>
        </w:r>
      </w:ins>
      <w:del w:id="156" w:author="Hants Williams" w:date="2026-03-18T13:56:00Z">
        <w:r w:rsidDel="004131CA">
          <w:delText>,</w:delText>
        </w:r>
      </w:del>
      <w:r>
        <w:t xml:space="preserve"> </w:t>
      </w:r>
      <w:del w:id="157" w:author="Hants Williams" w:date="2026-03-18T13:56:00Z">
        <w:r w:rsidDel="004131CA">
          <w:delText xml:space="preserve">a trend that did not reach statistical significance with the corrected sample sizes; notably, the bootstrap confidence interval for the mean difference ([-20.11, -1.03]) excludes zero while the parametric p-value does not reach significance, a discrepancy that arises because the bias-corrected bootstrap and the t-test make different distributional assumptions; with small, non-normal samples, the two methods can legitimately disagree. </w:delText>
        </w:r>
      </w:del>
      <w:r>
        <w:t xml:space="preserve">One-way ANOVA restricted to the common application base (FC1 and FC2 only, n = 6 per experiment) confirmed significant differences in LLM </w:t>
      </w:r>
      <w:del w:id="158" w:author="Hants Williams" w:date="2026-03-18T13:57:00Z">
        <w:r w:rsidDel="004131CA">
          <w:delText>cell means</w:delText>
        </w:r>
      </w:del>
      <w:ins w:id="159" w:author="Hants Williams" w:date="2026-03-18T13:57:00Z">
        <w:r w:rsidR="004131CA">
          <w:t>scores</w:t>
        </w:r>
      </w:ins>
      <w:r>
        <w:t xml:space="preserve"> across prompt conditions (F(2,15) = 8.18, p = 0.004, η² = 0.522).</w:t>
      </w:r>
    </w:p>
    <w:p w14:paraId="211E303C" w14:textId="77777777" w:rsidR="00C4337E" w:rsidRDefault="00C4337E"/>
    <w:p w14:paraId="1E2D2792" w14:textId="3CEB4F8C" w:rsidR="00C4337E" w:rsidRDefault="00000000">
      <w:pPr>
        <w:rPr>
          <w:b/>
          <w:bCs/>
        </w:rPr>
      </w:pPr>
      <w:r>
        <w:rPr>
          <w:b/>
          <w:bCs/>
        </w:rPr>
        <w:t xml:space="preserve">Table </w:t>
      </w:r>
      <w:del w:id="160" w:author="Hants Williams" w:date="2026-03-18T14:29:00Z">
        <w:r w:rsidDel="00262B3E">
          <w:rPr>
            <w:b/>
            <w:bCs/>
          </w:rPr>
          <w:delText>1</w:delText>
        </w:r>
      </w:del>
      <w:ins w:id="161" w:author="Hants Williams" w:date="2026-03-18T14:29:00Z">
        <w:r w:rsidR="00262B3E">
          <w:rPr>
            <w:b/>
            <w:bCs/>
          </w:rPr>
          <w:t>2</w:t>
        </w:r>
      </w:ins>
      <w:r>
        <w:rPr>
          <w:b/>
          <w:bCs/>
        </w:rPr>
        <w:t>. Summary of experimental results across three prompt engineering conditions.</w:t>
      </w:r>
    </w:p>
    <w:tbl>
      <w:tblPr>
        <w:tblStyle w:val="a"/>
        <w:tblW w:w="10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05"/>
        <w:gridCol w:w="2340"/>
        <w:gridCol w:w="2250"/>
        <w:gridCol w:w="2430"/>
      </w:tblGrid>
      <w:tr w:rsidR="00C4337E" w14:paraId="16B51F07" w14:textId="77777777">
        <w:tc>
          <w:tcPr>
            <w:tcW w:w="3505" w:type="dxa"/>
          </w:tcPr>
          <w:p w14:paraId="4553C13D" w14:textId="77777777" w:rsidR="00C4337E" w:rsidRDefault="00000000">
            <w:pPr>
              <w:rPr>
                <w:b/>
                <w:bCs/>
              </w:rPr>
            </w:pPr>
            <w:r>
              <w:rPr>
                <w:b/>
                <w:bCs/>
              </w:rPr>
              <w:t>METRIC</w:t>
            </w:r>
          </w:p>
        </w:tc>
        <w:tc>
          <w:tcPr>
            <w:tcW w:w="2340" w:type="dxa"/>
          </w:tcPr>
          <w:p w14:paraId="392919A7" w14:textId="77777777" w:rsidR="00C4337E" w:rsidRDefault="00000000">
            <w:pPr>
              <w:rPr>
                <w:b/>
                <w:bCs/>
              </w:rPr>
            </w:pPr>
            <w:r>
              <w:rPr>
                <w:b/>
                <w:bCs/>
              </w:rPr>
              <w:t xml:space="preserve">EXP1: </w:t>
            </w:r>
            <w:r>
              <w:rPr>
                <w:b/>
                <w:bCs/>
              </w:rPr>
              <w:br/>
              <w:t>ZERO-SHOT</w:t>
            </w:r>
          </w:p>
        </w:tc>
        <w:tc>
          <w:tcPr>
            <w:tcW w:w="2250" w:type="dxa"/>
          </w:tcPr>
          <w:p w14:paraId="78C9E2FF" w14:textId="77777777" w:rsidR="00C4337E" w:rsidRDefault="00000000">
            <w:pPr>
              <w:rPr>
                <w:b/>
                <w:bCs/>
              </w:rPr>
            </w:pPr>
            <w:r>
              <w:rPr>
                <w:b/>
                <w:bCs/>
              </w:rPr>
              <w:t xml:space="preserve">EXP2: </w:t>
            </w:r>
            <w:r>
              <w:rPr>
                <w:b/>
                <w:bCs/>
              </w:rPr>
              <w:br/>
              <w:t>FEW-SHOT</w:t>
            </w:r>
          </w:p>
        </w:tc>
        <w:tc>
          <w:tcPr>
            <w:tcW w:w="2430" w:type="dxa"/>
          </w:tcPr>
          <w:p w14:paraId="74164DD7" w14:textId="77777777" w:rsidR="00C4337E" w:rsidRDefault="00000000">
            <w:pPr>
              <w:rPr>
                <w:b/>
                <w:bCs/>
              </w:rPr>
            </w:pPr>
            <w:r>
              <w:rPr>
                <w:b/>
                <w:bCs/>
              </w:rPr>
              <w:t>EXP3: FEW-SHOT &amp; STRICT</w:t>
            </w:r>
          </w:p>
        </w:tc>
      </w:tr>
      <w:tr w:rsidR="00C4337E" w14:paraId="0B2BB158" w14:textId="77777777">
        <w:tc>
          <w:tcPr>
            <w:tcW w:w="3505" w:type="dxa"/>
          </w:tcPr>
          <w:p w14:paraId="3D741501" w14:textId="77777777" w:rsidR="00C4337E" w:rsidRDefault="00000000">
            <w:r>
              <w:t>Human reviews (n)</w:t>
            </w:r>
          </w:p>
        </w:tc>
        <w:tc>
          <w:tcPr>
            <w:tcW w:w="2340" w:type="dxa"/>
          </w:tcPr>
          <w:p w14:paraId="29568974" w14:textId="77777777" w:rsidR="00C4337E" w:rsidRDefault="00000000">
            <w:r>
              <w:t>12</w:t>
            </w:r>
          </w:p>
        </w:tc>
        <w:tc>
          <w:tcPr>
            <w:tcW w:w="2250" w:type="dxa"/>
          </w:tcPr>
          <w:p w14:paraId="77E3E28E" w14:textId="77777777" w:rsidR="00C4337E" w:rsidRDefault="00000000">
            <w:r>
              <w:t>8</w:t>
            </w:r>
          </w:p>
        </w:tc>
        <w:tc>
          <w:tcPr>
            <w:tcW w:w="2430" w:type="dxa"/>
          </w:tcPr>
          <w:p w14:paraId="7C77635C" w14:textId="77777777" w:rsidR="00C4337E" w:rsidRDefault="00000000">
            <w:r>
              <w:t>8</w:t>
            </w:r>
          </w:p>
        </w:tc>
      </w:tr>
      <w:tr w:rsidR="00C4337E" w14:paraId="38364F96" w14:textId="77777777">
        <w:tc>
          <w:tcPr>
            <w:tcW w:w="3505" w:type="dxa"/>
          </w:tcPr>
          <w:p w14:paraId="263F2642" w14:textId="77777777" w:rsidR="00C4337E" w:rsidRDefault="00000000">
            <w:r>
              <w:t>LLM reviews (n raw / aggregated)</w:t>
            </w:r>
          </w:p>
        </w:tc>
        <w:tc>
          <w:tcPr>
            <w:tcW w:w="2340" w:type="dxa"/>
          </w:tcPr>
          <w:p w14:paraId="5FAB68AC" w14:textId="77777777" w:rsidR="00C4337E" w:rsidRDefault="00000000">
            <w:r>
              <w:t>27 / 9</w:t>
            </w:r>
          </w:p>
        </w:tc>
        <w:tc>
          <w:tcPr>
            <w:tcW w:w="2250" w:type="dxa"/>
          </w:tcPr>
          <w:p w14:paraId="4DDB7F40" w14:textId="77777777" w:rsidR="00C4337E" w:rsidRDefault="00000000">
            <w:r>
              <w:t>18 / 6</w:t>
            </w:r>
          </w:p>
        </w:tc>
        <w:tc>
          <w:tcPr>
            <w:tcW w:w="2430" w:type="dxa"/>
          </w:tcPr>
          <w:p w14:paraId="78ADA23F" w14:textId="77777777" w:rsidR="00C4337E" w:rsidRDefault="00000000">
            <w:r>
              <w:t>18 / 6</w:t>
            </w:r>
          </w:p>
        </w:tc>
      </w:tr>
      <w:tr w:rsidR="00C4337E" w14:paraId="25FEE30E" w14:textId="77777777">
        <w:tc>
          <w:tcPr>
            <w:tcW w:w="3505" w:type="dxa"/>
          </w:tcPr>
          <w:p w14:paraId="1697FB58" w14:textId="77777777" w:rsidR="00C4337E" w:rsidRDefault="00000000">
            <w:r>
              <w:t>Human mean ± SD</w:t>
            </w:r>
          </w:p>
        </w:tc>
        <w:tc>
          <w:tcPr>
            <w:tcW w:w="2340" w:type="dxa"/>
          </w:tcPr>
          <w:p w14:paraId="5F922E3E" w14:textId="77777777" w:rsidR="00C4337E" w:rsidRDefault="00000000">
            <w:r>
              <w:t>79.08 ± 13.32</w:t>
            </w:r>
          </w:p>
        </w:tc>
        <w:tc>
          <w:tcPr>
            <w:tcW w:w="2250" w:type="dxa"/>
          </w:tcPr>
          <w:p w14:paraId="0604E11C" w14:textId="77777777" w:rsidR="00C4337E" w:rsidRDefault="00000000">
            <w:r>
              <w:t>83.13 ± 13.73</w:t>
            </w:r>
          </w:p>
        </w:tc>
        <w:tc>
          <w:tcPr>
            <w:tcW w:w="2430" w:type="dxa"/>
          </w:tcPr>
          <w:p w14:paraId="043CA7D2" w14:textId="77777777" w:rsidR="00C4337E" w:rsidRDefault="00000000">
            <w:r>
              <w:t>83.13 ± 13.73</w:t>
            </w:r>
          </w:p>
        </w:tc>
      </w:tr>
      <w:tr w:rsidR="00C4337E" w14:paraId="4EBB9530" w14:textId="77777777">
        <w:tc>
          <w:tcPr>
            <w:tcW w:w="3505" w:type="dxa"/>
          </w:tcPr>
          <w:p w14:paraId="3E5959AA" w14:textId="77777777" w:rsidR="00C4337E" w:rsidRDefault="00000000">
            <w:r>
              <w:t>LLM mean ± SD (aggregated)</w:t>
            </w:r>
          </w:p>
        </w:tc>
        <w:tc>
          <w:tcPr>
            <w:tcW w:w="2340" w:type="dxa"/>
          </w:tcPr>
          <w:p w14:paraId="04D1B6D6" w14:textId="77777777" w:rsidR="00C4337E" w:rsidRDefault="00000000">
            <w:r>
              <w:t>83.63 ± 5.24</w:t>
            </w:r>
          </w:p>
        </w:tc>
        <w:tc>
          <w:tcPr>
            <w:tcW w:w="2250" w:type="dxa"/>
          </w:tcPr>
          <w:p w14:paraId="7C5FEEAE" w14:textId="77777777" w:rsidR="00C4337E" w:rsidRDefault="00000000">
            <w:r>
              <w:t>80.56 ± 4.81</w:t>
            </w:r>
          </w:p>
        </w:tc>
        <w:tc>
          <w:tcPr>
            <w:tcW w:w="2430" w:type="dxa"/>
          </w:tcPr>
          <w:p w14:paraId="0754793C" w14:textId="77777777" w:rsidR="00C4337E" w:rsidRDefault="00000000">
            <w:r>
              <w:t>72.44 ± 4.98</w:t>
            </w:r>
          </w:p>
        </w:tc>
      </w:tr>
      <w:tr w:rsidR="00C4337E" w14:paraId="5DB0B524" w14:textId="77777777">
        <w:tc>
          <w:tcPr>
            <w:tcW w:w="3505" w:type="dxa"/>
          </w:tcPr>
          <w:p w14:paraId="0D573A97" w14:textId="77777777" w:rsidR="00C4337E" w:rsidRDefault="00000000">
            <w:r>
              <w:t>Mean difference [95% CI]</w:t>
            </w:r>
          </w:p>
        </w:tc>
        <w:tc>
          <w:tcPr>
            <w:tcW w:w="2340" w:type="dxa"/>
          </w:tcPr>
          <w:p w14:paraId="666F78C3" w14:textId="77777777" w:rsidR="00C4337E" w:rsidRDefault="00000000">
            <w:r>
              <w:t>+4.55 [-3.36, +12.33]</w:t>
            </w:r>
          </w:p>
        </w:tc>
        <w:tc>
          <w:tcPr>
            <w:tcW w:w="2250" w:type="dxa"/>
          </w:tcPr>
          <w:p w14:paraId="5D78BCBC" w14:textId="77777777" w:rsidR="00C4337E" w:rsidRDefault="00000000">
            <w:r>
              <w:t>-2.57 [-11.83, +6.97]</w:t>
            </w:r>
          </w:p>
        </w:tc>
        <w:tc>
          <w:tcPr>
            <w:tcW w:w="2430" w:type="dxa"/>
          </w:tcPr>
          <w:p w14:paraId="7BED67B6" w14:textId="77777777" w:rsidR="00C4337E" w:rsidRDefault="00000000">
            <w:r>
              <w:t>-10.68 [-20.11, -1.03]</w:t>
            </w:r>
          </w:p>
        </w:tc>
      </w:tr>
      <w:tr w:rsidR="00C4337E" w14:paraId="2043AA26" w14:textId="77777777">
        <w:tc>
          <w:tcPr>
            <w:tcW w:w="3505" w:type="dxa"/>
          </w:tcPr>
          <w:p w14:paraId="5F2201DD" w14:textId="77777777" w:rsidR="00C4337E" w:rsidRDefault="00000000">
            <w:r>
              <w:t>p-value (aggregated)</w:t>
            </w:r>
          </w:p>
        </w:tc>
        <w:tc>
          <w:tcPr>
            <w:tcW w:w="2340" w:type="dxa"/>
          </w:tcPr>
          <w:p w14:paraId="36AE68AE" w14:textId="77777777" w:rsidR="00C4337E" w:rsidRDefault="00000000">
            <w:r>
              <w:t>0.347</w:t>
            </w:r>
          </w:p>
        </w:tc>
        <w:tc>
          <w:tcPr>
            <w:tcW w:w="2250" w:type="dxa"/>
          </w:tcPr>
          <w:p w14:paraId="5BF2BC8B" w14:textId="77777777" w:rsidR="00C4337E" w:rsidRDefault="00000000">
            <w:r>
              <w:t>0.671</w:t>
            </w:r>
          </w:p>
        </w:tc>
        <w:tc>
          <w:tcPr>
            <w:tcW w:w="2430" w:type="dxa"/>
          </w:tcPr>
          <w:p w14:paraId="0A37F877" w14:textId="77777777" w:rsidR="00C4337E" w:rsidRDefault="00000000">
            <w:r>
              <w:t>0.097</w:t>
            </w:r>
          </w:p>
        </w:tc>
      </w:tr>
      <w:tr w:rsidR="00C4337E" w14:paraId="385796C9" w14:textId="77777777">
        <w:tc>
          <w:tcPr>
            <w:tcW w:w="3505" w:type="dxa"/>
          </w:tcPr>
          <w:p w14:paraId="5EE34121" w14:textId="77777777" w:rsidR="00C4337E" w:rsidRDefault="00000000">
            <w:r>
              <w:t>Glass's Δ [95% CI]</w:t>
            </w:r>
          </w:p>
        </w:tc>
        <w:tc>
          <w:tcPr>
            <w:tcW w:w="2340" w:type="dxa"/>
          </w:tcPr>
          <w:p w14:paraId="4F467A36" w14:textId="77777777" w:rsidR="00C4337E" w:rsidRDefault="00000000">
            <w:r>
              <w:t>0.34 [-0.28, 1.18]</w:t>
            </w:r>
          </w:p>
        </w:tc>
        <w:tc>
          <w:tcPr>
            <w:tcW w:w="2250" w:type="dxa"/>
          </w:tcPr>
          <w:p w14:paraId="5DCB40AF" w14:textId="77777777" w:rsidR="00C4337E" w:rsidRDefault="00000000">
            <w:r>
              <w:t>-0.19 [-1.44, 0.59]</w:t>
            </w:r>
          </w:p>
        </w:tc>
        <w:tc>
          <w:tcPr>
            <w:tcW w:w="2430" w:type="dxa"/>
          </w:tcPr>
          <w:p w14:paraId="597D55F6" w14:textId="77777777" w:rsidR="00C4337E" w:rsidRDefault="00000000">
            <w:r>
              <w:t>-0.78 [-2.61, -0.08]</w:t>
            </w:r>
          </w:p>
        </w:tc>
      </w:tr>
      <w:tr w:rsidR="00C4337E" w14:paraId="63A9D2D9" w14:textId="77777777">
        <w:tc>
          <w:tcPr>
            <w:tcW w:w="3505" w:type="dxa"/>
          </w:tcPr>
          <w:p w14:paraId="13405D63" w14:textId="77777777" w:rsidR="00C4337E" w:rsidRDefault="00000000">
            <w:r>
              <w:t>Broad agreement (pair-level)</w:t>
            </w:r>
          </w:p>
        </w:tc>
        <w:tc>
          <w:tcPr>
            <w:tcW w:w="2340" w:type="dxa"/>
          </w:tcPr>
          <w:p w14:paraId="274B5391" w14:textId="77777777" w:rsidR="00C4337E" w:rsidRDefault="00000000">
            <w:r>
              <w:t>58.3%</w:t>
            </w:r>
          </w:p>
        </w:tc>
        <w:tc>
          <w:tcPr>
            <w:tcW w:w="2250" w:type="dxa"/>
          </w:tcPr>
          <w:p w14:paraId="0FD1A8C9" w14:textId="77777777" w:rsidR="00C4337E" w:rsidRDefault="00000000">
            <w:r>
              <w:t>75.0%</w:t>
            </w:r>
          </w:p>
        </w:tc>
        <w:tc>
          <w:tcPr>
            <w:tcW w:w="2430" w:type="dxa"/>
          </w:tcPr>
          <w:p w14:paraId="7944E8F4" w14:textId="77777777" w:rsidR="00C4337E" w:rsidRDefault="00000000">
            <w:r>
              <w:t>58.3%</w:t>
            </w:r>
          </w:p>
        </w:tc>
      </w:tr>
      <w:tr w:rsidR="00C4337E" w14:paraId="7E5443D3" w14:textId="77777777">
        <w:tc>
          <w:tcPr>
            <w:tcW w:w="3505" w:type="dxa"/>
          </w:tcPr>
          <w:p w14:paraId="050AB291" w14:textId="77777777" w:rsidR="00C4337E" w:rsidRDefault="00000000">
            <w:r>
              <w:t>Cohen's κ (broad)</w:t>
            </w:r>
          </w:p>
        </w:tc>
        <w:tc>
          <w:tcPr>
            <w:tcW w:w="2340" w:type="dxa"/>
          </w:tcPr>
          <w:p w14:paraId="06710F17" w14:textId="77777777" w:rsidR="00C4337E" w:rsidRDefault="00000000">
            <w:r>
              <w:t>0.000</w:t>
            </w:r>
          </w:p>
        </w:tc>
        <w:tc>
          <w:tcPr>
            <w:tcW w:w="2250" w:type="dxa"/>
          </w:tcPr>
          <w:p w14:paraId="3A5C917D" w14:textId="77777777" w:rsidR="00C4337E" w:rsidRDefault="00000000">
            <w:r>
              <w:t>0.100</w:t>
            </w:r>
          </w:p>
        </w:tc>
        <w:tc>
          <w:tcPr>
            <w:tcW w:w="2430" w:type="dxa"/>
          </w:tcPr>
          <w:p w14:paraId="0C4641BA" w14:textId="77777777" w:rsidR="00C4337E" w:rsidRDefault="00000000">
            <w:r>
              <w:t>-0.071</w:t>
            </w:r>
          </w:p>
        </w:tc>
      </w:tr>
      <w:tr w:rsidR="00C4337E" w14:paraId="05A1D7D8" w14:textId="77777777">
        <w:tc>
          <w:tcPr>
            <w:tcW w:w="3505" w:type="dxa"/>
          </w:tcPr>
          <w:p w14:paraId="01BAEBE5" w14:textId="77777777" w:rsidR="00C4337E" w:rsidRDefault="00000000">
            <w:r>
              <w:lastRenderedPageBreak/>
              <w:t>Exact agreement (pair-level)</w:t>
            </w:r>
          </w:p>
        </w:tc>
        <w:tc>
          <w:tcPr>
            <w:tcW w:w="2340" w:type="dxa"/>
          </w:tcPr>
          <w:p w14:paraId="7AF8556D" w14:textId="77777777" w:rsidR="00C4337E" w:rsidRDefault="00000000">
            <w:r>
              <w:t>33.3%</w:t>
            </w:r>
          </w:p>
        </w:tc>
        <w:tc>
          <w:tcPr>
            <w:tcW w:w="2250" w:type="dxa"/>
          </w:tcPr>
          <w:p w14:paraId="23F2415F" w14:textId="77777777" w:rsidR="00C4337E" w:rsidRDefault="00000000">
            <w:r>
              <w:t>30.6%</w:t>
            </w:r>
          </w:p>
        </w:tc>
        <w:tc>
          <w:tcPr>
            <w:tcW w:w="2430" w:type="dxa"/>
          </w:tcPr>
          <w:p w14:paraId="1FC28CD7" w14:textId="77777777" w:rsidR="00C4337E" w:rsidRDefault="00000000">
            <w:r>
              <w:t>22.2%</w:t>
            </w:r>
          </w:p>
        </w:tc>
      </w:tr>
      <w:tr w:rsidR="00C4337E" w14:paraId="3DAABC84" w14:textId="77777777">
        <w:tc>
          <w:tcPr>
            <w:tcW w:w="3505" w:type="dxa"/>
          </w:tcPr>
          <w:p w14:paraId="2CE234BD" w14:textId="77777777" w:rsidR="00C4337E" w:rsidRDefault="00000000">
            <w:r>
              <w:t>Cohen's κ (exact)</w:t>
            </w:r>
          </w:p>
        </w:tc>
        <w:tc>
          <w:tcPr>
            <w:tcW w:w="2340" w:type="dxa"/>
          </w:tcPr>
          <w:p w14:paraId="7D0E0422" w14:textId="77777777" w:rsidR="00C4337E" w:rsidRDefault="00000000">
            <w:r>
              <w:t>0.061</w:t>
            </w:r>
          </w:p>
        </w:tc>
        <w:tc>
          <w:tcPr>
            <w:tcW w:w="2250" w:type="dxa"/>
          </w:tcPr>
          <w:p w14:paraId="1DC18583" w14:textId="77777777" w:rsidR="00C4337E" w:rsidRDefault="00000000">
            <w:r>
              <w:t>0.020</w:t>
            </w:r>
          </w:p>
        </w:tc>
        <w:tc>
          <w:tcPr>
            <w:tcW w:w="2430" w:type="dxa"/>
          </w:tcPr>
          <w:p w14:paraId="242BC17E" w14:textId="77777777" w:rsidR="00C4337E" w:rsidRDefault="00000000">
            <w:r>
              <w:t>-0.037</w:t>
            </w:r>
          </w:p>
        </w:tc>
      </w:tr>
      <w:tr w:rsidR="00C4337E" w14:paraId="1A7AD681" w14:textId="77777777">
        <w:tc>
          <w:tcPr>
            <w:tcW w:w="10525" w:type="dxa"/>
            <w:gridSpan w:val="4"/>
          </w:tcPr>
          <w:p w14:paraId="5A0EE134" w14:textId="77777777" w:rsidR="00C4337E" w:rsidRDefault="00C4337E"/>
          <w:p w14:paraId="07E26C26" w14:textId="653386E0" w:rsidR="00C4337E" w:rsidRDefault="00000000">
            <w:r>
              <w:t xml:space="preserve">Note: LLM scores were </w:t>
            </w:r>
            <w:del w:id="162" w:author="Hants Williams" w:date="2026-03-18T13:58:00Z">
              <w:r w:rsidDel="004131CA">
                <w:delText xml:space="preserve">aggregated </w:delText>
              </w:r>
            </w:del>
            <w:ins w:id="163" w:author="Hants Williams" w:date="2026-03-18T13:58:00Z">
              <w:r w:rsidR="004131CA">
                <w:t>averaged</w:t>
              </w:r>
              <w:r w:rsidR="004131CA">
                <w:t xml:space="preserve"> </w:t>
              </w:r>
            </w:ins>
            <w:del w:id="164" w:author="Hants Williams" w:date="2026-03-18T13:58:00Z">
              <w:r w:rsidDel="004131CA">
                <w:delText>by averaging</w:delText>
              </w:r>
            </w:del>
            <w:ins w:id="165" w:author="Hants Williams" w:date="2026-03-18T13:58:00Z">
              <w:r w:rsidR="004131CA">
                <w:t>across</w:t>
              </w:r>
            </w:ins>
            <w:r>
              <w:t xml:space="preserve"> 3 iterations within each vendor-application </w:t>
            </w:r>
            <w:del w:id="166" w:author="Hants Williams" w:date="2026-03-18T13:59:00Z">
              <w:r w:rsidDel="004131CA">
                <w:delText xml:space="preserve">cell </w:delText>
              </w:r>
            </w:del>
            <w:ins w:id="167" w:author="Hants Williams" w:date="2026-03-18T13:59:00Z">
              <w:r w:rsidR="004131CA">
                <w:t>combination</w:t>
              </w:r>
              <w:r w:rsidR="004131CA">
                <w:t xml:space="preserve"> </w:t>
              </w:r>
            </w:ins>
            <w:r>
              <w:t xml:space="preserve">before statistical testing. Glass's Δ uses human SD as the </w:t>
            </w:r>
            <w:del w:id="168" w:author="Hants Williams" w:date="2026-03-18T13:59:00Z">
              <w:r w:rsidDel="004131CA">
                <w:delText>reference denominator</w:delText>
              </w:r>
            </w:del>
            <w:ins w:id="169" w:author="Hants Williams" w:date="2026-03-18T13:59:00Z">
              <w:r w:rsidR="004131CA">
                <w:t>baseline</w:t>
              </w:r>
            </w:ins>
            <w:r>
              <w:t>. 95% C</w:t>
            </w:r>
            <w:r w:rsidR="004131CA">
              <w:t>i</w:t>
            </w:r>
            <w:r>
              <w:t>s computed via bias-corrected bootstrap (10,000 resamples). Agreement percentages and Cohen</w:t>
            </w:r>
            <w:del w:id="170" w:author="Hants Williams" w:date="2026-03-18T14:00:00Z">
              <w:r w:rsidDel="004131CA">
                <w:delText>'</w:delText>
              </w:r>
            </w:del>
            <w:ins w:id="171" w:author="Hants Williams" w:date="2026-03-18T14:00:00Z">
              <w:r w:rsidR="004131CA">
                <w:t>’</w:t>
              </w:r>
            </w:ins>
            <w:r>
              <w:t xml:space="preserve">s κ are computed over all human-LLM review pairs per application (n = 108 pairs for Exp 1; n = 72 for </w:t>
            </w:r>
            <w:proofErr w:type="spellStart"/>
            <w:r>
              <w:t>Exps</w:t>
            </w:r>
            <w:proofErr w:type="spellEnd"/>
            <w:r>
              <w:t xml:space="preserve"> 2–3). Bold indicates best alignment.</w:t>
            </w:r>
          </w:p>
          <w:p w14:paraId="145BA2A2" w14:textId="77777777" w:rsidR="00C4337E" w:rsidRDefault="00C4337E"/>
        </w:tc>
      </w:tr>
    </w:tbl>
    <w:p w14:paraId="7583C86F" w14:textId="77777777" w:rsidR="00C4337E" w:rsidRDefault="00C4337E"/>
    <w:p w14:paraId="5BAD45A8" w14:textId="77777777" w:rsidR="00C4337E" w:rsidRDefault="00000000">
      <w:pPr>
        <w:pStyle w:val="Heading2"/>
        <w:numPr>
          <w:ilvl w:val="1"/>
          <w:numId w:val="1"/>
        </w:numPr>
      </w:pPr>
      <w:r>
        <w:t>Criterion-Level Performance Vendor Performance</w:t>
      </w:r>
    </w:p>
    <w:p w14:paraId="21561720" w14:textId="77777777" w:rsidR="00C4337E" w:rsidRDefault="00000000">
      <w:r>
        <w:t>Criterion-level analyses are exploratory and should be interpreted with caution given the small sample. In the zero-shot condition, the largest deviations were on Methodology (+2.81 points, uncorrected p = 0.264) and External Funding Potential (+1.11 points, uncorrected p = 0.064); neither reached significance after Holm correction (all corrected p &gt; 0.38). Few-shot prompting reduced criterion-level deviations: no criterion showed significant differences in Experiment 2, with the largest deviation being Budget Clarity (-0.99 points). Under strict instructions (Experiment 3), the largest deviation was on Innovation and Impact (-2.61 points, uncorrected p = 0.031, Holm-corrected p = 0.186). No criterion-level comparison reached statistical significance after correction for multiple comparisons in any experiment.</w:t>
      </w:r>
    </w:p>
    <w:p w14:paraId="7EC1D8F9" w14:textId="77777777" w:rsidR="00C4337E" w:rsidRDefault="00000000">
      <w:pPr>
        <w:pStyle w:val="Heading2"/>
        <w:numPr>
          <w:ilvl w:val="1"/>
          <w:numId w:val="1"/>
        </w:numPr>
      </w:pPr>
      <w:r>
        <w:t xml:space="preserve">Vendor Performance </w:t>
      </w:r>
    </w:p>
    <w:p w14:paraId="6DADCB0E" w14:textId="2E2FFE82" w:rsidR="00C4337E" w:rsidRDefault="00000000">
      <w:r>
        <w:t xml:space="preserve">Vendor alignment varied descriptively across conditions (Table </w:t>
      </w:r>
      <w:del w:id="172" w:author="Hants Williams" w:date="2026-03-18T14:29:00Z">
        <w:r w:rsidDel="00262B3E">
          <w:delText>2</w:delText>
        </w:r>
      </w:del>
      <w:ins w:id="173" w:author="Hants Williams" w:date="2026-03-18T14:29:00Z">
        <w:r w:rsidR="00262B3E">
          <w:t>3</w:t>
        </w:r>
      </w:ins>
      <w:r>
        <w:t>); no inferential statistics are reported for vendor comparisons given the small sample, and these observations may reflect sampling variability as well as confounding with temperature settings (</w:t>
      </w:r>
      <w:proofErr w:type="spellStart"/>
      <w:r>
        <w:t>xAI</w:t>
      </w:r>
      <w:proofErr w:type="spellEnd"/>
      <w:r>
        <w:t xml:space="preserve"> Grok used temperature = 0.1 vs. 1.0 for other vendors). In the few-shot condition, </w:t>
      </w:r>
      <w:proofErr w:type="spellStart"/>
      <w:r>
        <w:t>xAI</w:t>
      </w:r>
      <w:proofErr w:type="spellEnd"/>
      <w:r>
        <w:t xml:space="preserve"> Grok achieved the closest alignment with human scores (+0.21 points from human mean). Google Gemini shifted from the strongest optimism in Experiment 1 (+9.36) to slight under-scoring in Experiment 2 (-0.79). Under strict instructions, all vendors scored below the human mean, with </w:t>
      </w:r>
      <w:proofErr w:type="spellStart"/>
      <w:r>
        <w:t>OpenAI</w:t>
      </w:r>
      <w:proofErr w:type="spellEnd"/>
      <w:r>
        <w:t xml:space="preserve"> (-13.29) and </w:t>
      </w:r>
      <w:proofErr w:type="spellStart"/>
      <w:r>
        <w:t>xAI</w:t>
      </w:r>
      <w:proofErr w:type="spellEnd"/>
      <w:r>
        <w:t xml:space="preserve"> (-13.62) showing the largest deviations.</w:t>
      </w:r>
    </w:p>
    <w:p w14:paraId="3F53C901" w14:textId="77777777" w:rsidR="00C4337E" w:rsidRDefault="00C4337E"/>
    <w:p w14:paraId="0C52FB04" w14:textId="04D8A0A4" w:rsidR="00C4337E" w:rsidRDefault="00000000">
      <w:pPr>
        <w:rPr>
          <w:b/>
          <w:bCs/>
        </w:rPr>
      </w:pPr>
      <w:r>
        <w:rPr>
          <w:b/>
          <w:bCs/>
        </w:rPr>
        <w:t xml:space="preserve">Table </w:t>
      </w:r>
      <w:del w:id="174" w:author="Hants Williams" w:date="2026-03-18T14:29:00Z">
        <w:r w:rsidDel="00262B3E">
          <w:rPr>
            <w:b/>
            <w:bCs/>
          </w:rPr>
          <w:delText>2</w:delText>
        </w:r>
      </w:del>
      <w:ins w:id="175" w:author="Hants Williams" w:date="2026-03-18T14:29:00Z">
        <w:r w:rsidR="00262B3E">
          <w:rPr>
            <w:b/>
            <w:bCs/>
          </w:rPr>
          <w:t>3</w:t>
        </w:r>
      </w:ins>
      <w:r>
        <w:rPr>
          <w:b/>
          <w:bCs/>
        </w:rPr>
        <w:t xml:space="preserve">. LLM vendor mean scores and deviation from human mean across experiments. </w:t>
      </w:r>
    </w:p>
    <w:tbl>
      <w:tblPr>
        <w:tblStyle w:val="a0"/>
        <w:tblW w:w="7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76"/>
        <w:gridCol w:w="1863"/>
        <w:gridCol w:w="1863"/>
        <w:gridCol w:w="1863"/>
      </w:tblGrid>
      <w:tr w:rsidR="00C4337E" w14:paraId="050E6AE0" w14:textId="77777777">
        <w:tc>
          <w:tcPr>
            <w:tcW w:w="1876" w:type="dxa"/>
          </w:tcPr>
          <w:p w14:paraId="66747F26" w14:textId="77777777" w:rsidR="00C4337E" w:rsidRDefault="00000000">
            <w:pPr>
              <w:rPr>
                <w:b/>
                <w:bCs/>
              </w:rPr>
            </w:pPr>
            <w:r>
              <w:rPr>
                <w:b/>
                <w:bCs/>
              </w:rPr>
              <w:t>VENDOR</w:t>
            </w:r>
          </w:p>
        </w:tc>
        <w:tc>
          <w:tcPr>
            <w:tcW w:w="1863" w:type="dxa"/>
          </w:tcPr>
          <w:p w14:paraId="1E3EC593" w14:textId="77777777" w:rsidR="00C4337E" w:rsidRDefault="00000000">
            <w:pPr>
              <w:rPr>
                <w:b/>
                <w:bCs/>
              </w:rPr>
            </w:pPr>
            <w:r>
              <w:rPr>
                <w:b/>
                <w:bCs/>
              </w:rPr>
              <w:t>EXP1 Deviation</w:t>
            </w:r>
          </w:p>
        </w:tc>
        <w:tc>
          <w:tcPr>
            <w:tcW w:w="1863" w:type="dxa"/>
          </w:tcPr>
          <w:p w14:paraId="692E5A0A" w14:textId="77777777" w:rsidR="00C4337E" w:rsidRDefault="00000000">
            <w:pPr>
              <w:rPr>
                <w:b/>
                <w:bCs/>
              </w:rPr>
            </w:pPr>
            <w:r>
              <w:rPr>
                <w:b/>
                <w:bCs/>
              </w:rPr>
              <w:t>EXP2 Deviation</w:t>
            </w:r>
          </w:p>
        </w:tc>
        <w:tc>
          <w:tcPr>
            <w:tcW w:w="1863" w:type="dxa"/>
          </w:tcPr>
          <w:p w14:paraId="32410FF8" w14:textId="77777777" w:rsidR="00C4337E" w:rsidRDefault="00000000">
            <w:pPr>
              <w:rPr>
                <w:b/>
                <w:bCs/>
              </w:rPr>
            </w:pPr>
            <w:r>
              <w:rPr>
                <w:b/>
                <w:bCs/>
              </w:rPr>
              <w:t>EXP3 Deviation</w:t>
            </w:r>
          </w:p>
        </w:tc>
      </w:tr>
      <w:tr w:rsidR="00C4337E" w14:paraId="28398055" w14:textId="77777777">
        <w:tc>
          <w:tcPr>
            <w:tcW w:w="1876" w:type="dxa"/>
          </w:tcPr>
          <w:p w14:paraId="1526B552" w14:textId="77777777" w:rsidR="00C4337E" w:rsidRDefault="00000000">
            <w:r>
              <w:t>Gemini 2.5 Flash</w:t>
            </w:r>
          </w:p>
        </w:tc>
        <w:tc>
          <w:tcPr>
            <w:tcW w:w="1863" w:type="dxa"/>
          </w:tcPr>
          <w:p w14:paraId="0906C922" w14:textId="77777777" w:rsidR="00C4337E" w:rsidRDefault="00000000">
            <w:r>
              <w:t>88.44 (+9.36)</w:t>
            </w:r>
          </w:p>
        </w:tc>
        <w:tc>
          <w:tcPr>
            <w:tcW w:w="1863" w:type="dxa"/>
          </w:tcPr>
          <w:p w14:paraId="645ED59F" w14:textId="77777777" w:rsidR="00C4337E" w:rsidRDefault="00000000">
            <w:r>
              <w:t>82.33 (-0.79)</w:t>
            </w:r>
          </w:p>
        </w:tc>
        <w:tc>
          <w:tcPr>
            <w:tcW w:w="1863" w:type="dxa"/>
          </w:tcPr>
          <w:p w14:paraId="25361E6A" w14:textId="77777777" w:rsidR="00C4337E" w:rsidRDefault="00000000">
            <w:r>
              <w:t>78.00 (-5.12)</w:t>
            </w:r>
          </w:p>
        </w:tc>
      </w:tr>
      <w:tr w:rsidR="00C4337E" w14:paraId="7A13F5DF" w14:textId="77777777">
        <w:tc>
          <w:tcPr>
            <w:tcW w:w="1876" w:type="dxa"/>
          </w:tcPr>
          <w:p w14:paraId="40FCFCB8" w14:textId="77777777" w:rsidR="00C4337E" w:rsidRDefault="00000000">
            <w:r>
              <w:t>GPT-5 Nano</w:t>
            </w:r>
          </w:p>
        </w:tc>
        <w:tc>
          <w:tcPr>
            <w:tcW w:w="1863" w:type="dxa"/>
          </w:tcPr>
          <w:p w14:paraId="4477EF64" w14:textId="77777777" w:rsidR="00C4337E" w:rsidRDefault="00000000">
            <w:r>
              <w:t>77.33 (-1.75)</w:t>
            </w:r>
          </w:p>
        </w:tc>
        <w:tc>
          <w:tcPr>
            <w:tcW w:w="1863" w:type="dxa"/>
          </w:tcPr>
          <w:p w14:paraId="4827B348" w14:textId="77777777" w:rsidR="00C4337E" w:rsidRDefault="00000000">
            <w:r>
              <w:t>76.00 (-7.12)</w:t>
            </w:r>
          </w:p>
        </w:tc>
        <w:tc>
          <w:tcPr>
            <w:tcW w:w="1863" w:type="dxa"/>
          </w:tcPr>
          <w:p w14:paraId="3615B6D6" w14:textId="77777777" w:rsidR="00C4337E" w:rsidRDefault="00000000">
            <w:r>
              <w:t>69.83 (-13.29)</w:t>
            </w:r>
          </w:p>
        </w:tc>
      </w:tr>
      <w:tr w:rsidR="00C4337E" w14:paraId="01BC3DA6" w14:textId="77777777">
        <w:tc>
          <w:tcPr>
            <w:tcW w:w="1876" w:type="dxa"/>
          </w:tcPr>
          <w:p w14:paraId="6ACC6CD0" w14:textId="77777777" w:rsidR="00C4337E" w:rsidRDefault="00000000">
            <w:r>
              <w:t>Grok 4</w:t>
            </w:r>
          </w:p>
        </w:tc>
        <w:tc>
          <w:tcPr>
            <w:tcW w:w="1863" w:type="dxa"/>
          </w:tcPr>
          <w:p w14:paraId="3F774AB1" w14:textId="77777777" w:rsidR="00C4337E" w:rsidRDefault="00000000">
            <w:r>
              <w:t>85.11 (+6.03)</w:t>
            </w:r>
          </w:p>
        </w:tc>
        <w:tc>
          <w:tcPr>
            <w:tcW w:w="1863" w:type="dxa"/>
          </w:tcPr>
          <w:p w14:paraId="5E794E20" w14:textId="77777777" w:rsidR="00C4337E" w:rsidRDefault="00000000">
            <w:r>
              <w:t>83.33 (+0.21)</w:t>
            </w:r>
          </w:p>
        </w:tc>
        <w:tc>
          <w:tcPr>
            <w:tcW w:w="1863" w:type="dxa"/>
          </w:tcPr>
          <w:p w14:paraId="6EB71C0E" w14:textId="77777777" w:rsidR="00C4337E" w:rsidRDefault="00000000">
            <w:r>
              <w:t>69.50 (-13.62)</w:t>
            </w:r>
          </w:p>
        </w:tc>
      </w:tr>
    </w:tbl>
    <w:p w14:paraId="2D95C6D3" w14:textId="77777777" w:rsidR="00C4337E" w:rsidRDefault="00C4337E"/>
    <w:p w14:paraId="65F94500" w14:textId="77777777" w:rsidR="00C4337E" w:rsidRDefault="00000000">
      <w:pPr>
        <w:pStyle w:val="Heading2"/>
        <w:numPr>
          <w:ilvl w:val="1"/>
          <w:numId w:val="1"/>
        </w:numPr>
      </w:pPr>
      <w:r>
        <w:t>Recommendation Agreement and Consistency</w:t>
      </w:r>
    </w:p>
    <w:p w14:paraId="2995F94C" w14:textId="341D4A3C" w:rsidR="004131CA" w:rsidRPr="004131CA" w:rsidRDefault="00000000" w:rsidP="004131CA">
      <w:pPr>
        <w:rPr>
          <w:ins w:id="176" w:author="Hants Williams" w:date="2026-03-18T14:01:00Z"/>
          <w:lang w:val="en-US"/>
        </w:rPr>
      </w:pPr>
      <w:r>
        <w:t>Pair-level exact recommendation agreement ranged from 22.2% to 33.3% across experiments, but</w:t>
      </w:r>
      <w:ins w:id="177" w:author="Hants Williams" w:date="2026-03-18T14:00:00Z">
        <w:r w:rsidR="004131CA">
          <w:t xml:space="preserve"> </w:t>
        </w:r>
        <w:r w:rsidR="004131CA" w:rsidRPr="004131CA">
          <w:rPr>
            <w:lang w:val="en-US"/>
          </w:rPr>
          <w:t>Cohen's κ values</w:t>
        </w:r>
      </w:ins>
      <w:del w:id="178" w:author="Hants Williams" w:date="2026-03-18T14:00:00Z">
        <w:r w:rsidDel="004131CA">
          <w:delText xml:space="preserve"> Cohen's kappa values</w:delText>
        </w:r>
      </w:del>
      <w:r>
        <w:t xml:space="preserve"> were near zero (exact κ: 0.061, 0.020, -0.037; broad κ: 0.000, 0.100, -0.071 for Experiments 1–3), indicating agreement at or below chance levels. </w:t>
      </w:r>
      <w:ins w:id="179" w:author="Hants Williams" w:date="2026-03-18T14:01:00Z">
        <w:r w:rsidR="004131CA" w:rsidRPr="004131CA">
          <w:rPr>
            <w:lang w:val="en-US"/>
          </w:rPr>
          <w:t>These κ estimates should be interpreted cautiously because each human review is paired with multiple LLM reviews, creating non-independent pairs that may affect the estimates.</w:t>
        </w:r>
      </w:ins>
    </w:p>
    <w:p w14:paraId="26D8F242" w14:textId="01DC6208" w:rsidR="00C4337E" w:rsidRDefault="00000000" w:rsidP="004131CA">
      <w:del w:id="180" w:author="Hants Williams" w:date="2026-03-18T14:01:00Z">
        <w:r w:rsidDel="004131CA">
          <w:delText>These kappa estimates should be interpreted cautiously because human-LLM pairs are non-independent (each human review is crossed with multiple LLM reviews), which may bias point estimat</w:delText>
        </w:r>
      </w:del>
      <w:ins w:id="181" w:author="Hants Williams" w:date="2026-03-18T14:01:00Z">
        <w:r w:rsidR="004131CA">
          <w:t xml:space="preserve"> </w:t>
        </w:r>
      </w:ins>
      <w:del w:id="182" w:author="Hants Williams" w:date="2026-03-18T14:01:00Z">
        <w:r w:rsidDel="004131CA">
          <w:delText xml:space="preserve">es. </w:delText>
        </w:r>
      </w:del>
      <w:r>
        <w:t xml:space="preserve">LLMs consistently favored "Fund with Revisions" (52–78%) compared to humans (25%). In the zero-shot condition, LLMs generated zero "Do Not Fund" recommendations; strict instructions increased this to 27.8% but at the cost of zero "Fund" recommendations. Broad pair-level agreement </w:t>
      </w:r>
      <w:r>
        <w:lastRenderedPageBreak/>
        <w:t xml:space="preserve">was highest in Experiment 2 (75.0%) compared to 58.3% in Experiments 1 and 3, though </w:t>
      </w:r>
      <w:ins w:id="183" w:author="Hants Williams" w:date="2026-03-18T14:02:00Z">
        <w:r w:rsidR="004131CA" w:rsidRPr="004131CA">
          <w:t>κ values</w:t>
        </w:r>
        <w:r w:rsidR="004131CA">
          <w:t xml:space="preserve"> </w:t>
        </w:r>
      </w:ins>
      <w:del w:id="184" w:author="Hants Williams" w:date="2026-03-18T14:02:00Z">
        <w:r w:rsidDel="004131CA">
          <w:delText xml:space="preserve">kappa values </w:delText>
        </w:r>
      </w:del>
      <w:r>
        <w:t xml:space="preserve">indicate this largely reflects </w:t>
      </w:r>
      <w:del w:id="185" w:author="Hants Williams" w:date="2026-03-18T14:02:00Z">
        <w:r w:rsidDel="009762CF">
          <w:delText>base-rate</w:delText>
        </w:r>
      </w:del>
      <w:ins w:id="186" w:author="Hants Williams" w:date="2026-03-18T14:02:00Z">
        <w:r w:rsidR="009762CF">
          <w:t>chance</w:t>
        </w:r>
      </w:ins>
      <w:r>
        <w:t xml:space="preserve"> overlap </w:t>
      </w:r>
      <w:del w:id="187" w:author="Hants Williams" w:date="2026-03-18T14:02:00Z">
        <w:r w:rsidDel="009762CF">
          <w:delText>rather than systematic concordance</w:delText>
        </w:r>
      </w:del>
      <w:ins w:id="188" w:author="Hants Williams" w:date="2026-03-18T14:02:00Z">
        <w:r w:rsidR="009762CF">
          <w:t>rather than true agreement</w:t>
        </w:r>
      </w:ins>
      <w:r>
        <w:t>.</w:t>
      </w:r>
    </w:p>
    <w:p w14:paraId="6BD29EF9" w14:textId="77777777" w:rsidR="00C4337E" w:rsidRDefault="00C4337E"/>
    <w:p w14:paraId="0A299DDD" w14:textId="3E297883" w:rsidR="00C4337E" w:rsidRDefault="00000000">
      <w:r>
        <w:t xml:space="preserve">LLMs demonstrated substantially lower score dispersion across all conditions, with average within-applicant standard deviations of 5.18–5.78 points compared to 11.37–12.56 for humans, representing a 49% reduction in Experiment 1 and 59% in Experiments 2–3. However, this lower variability </w:t>
      </w:r>
      <w:del w:id="189" w:author="Hants Williams" w:date="2026-03-18T14:04:00Z">
        <w:r w:rsidDel="009762CF">
          <w:delText xml:space="preserve">may </w:delText>
        </w:r>
      </w:del>
      <w:ins w:id="190" w:author="Hants Williams" w:date="2026-03-18T14:04:00Z">
        <w:r w:rsidR="009762CF">
          <w:t>likely reflects a compressed scoring range rather than superior consistency.</w:t>
        </w:r>
        <w:r w:rsidR="009762CF">
          <w:t xml:space="preserve"> </w:t>
        </w:r>
      </w:ins>
      <w:del w:id="191" w:author="Hants Williams" w:date="2026-03-18T14:04:00Z">
        <w:r w:rsidDel="009762CF">
          <w:delText xml:space="preserve">reflect range restriction rather than superior consistency. </w:delText>
        </w:r>
      </w:del>
      <w:r>
        <w:t>LLMs did not consistently differentiate between applications: in Experiment 1, LLMs ranked all three applications within a narrow 2.4-point range (82.1–84.6) while humans distinguished a wider 18.2-point spread (71.0–89.2). LLMs matched the human rank ordering of applications only in Experiment 2.</w:t>
      </w:r>
    </w:p>
    <w:p w14:paraId="7999CDDF" w14:textId="77777777" w:rsidR="00C4337E" w:rsidRDefault="00000000">
      <w:pPr>
        <w:pStyle w:val="Heading1"/>
        <w:numPr>
          <w:ilvl w:val="0"/>
          <w:numId w:val="1"/>
        </w:numPr>
      </w:pPr>
      <w:commentRangeStart w:id="192"/>
      <w:r>
        <w:t>Discussion</w:t>
      </w:r>
      <w:commentRangeEnd w:id="192"/>
      <w:r w:rsidR="001D24EE">
        <w:rPr>
          <w:rStyle w:val="CommentReference"/>
          <w:sz w:val="24"/>
          <w:szCs w:val="24"/>
        </w:rPr>
        <w:commentReference w:id="192"/>
      </w:r>
    </w:p>
    <w:p w14:paraId="1C7BD2C2" w14:textId="62521302" w:rsidR="00C4337E" w:rsidRDefault="00000000">
      <w:r>
        <w:t xml:space="preserve">This exploratory pilot study provides case-study-level evidence on the effects of prompt engineering on LLM grant review scoring, based on three applications at a single institution. No experimental condition produced statistically significant score differences from human reviewers after accounting for </w:t>
      </w:r>
      <w:del w:id="193" w:author="Hants Williams" w:date="2026-03-18T14:05:00Z">
        <w:r w:rsidDel="009762CF">
          <w:delText>pseudoreplication</w:delText>
        </w:r>
      </w:del>
      <w:ins w:id="194" w:author="Hants Williams" w:date="2026-03-18T14:05:00Z">
        <w:r w:rsidR="009762CF">
          <w:t>repeated iterations</w:t>
        </w:r>
      </w:ins>
      <w:del w:id="195" w:author="Hants Williams" w:date="2026-03-18T14:06:00Z">
        <w:r w:rsidDel="009762CF">
          <w:delText>, though descriptive patterns were informative</w:delText>
        </w:r>
      </w:del>
      <w:r>
        <w:t>. Few-shot prompting with diverse training examples (Experiment 2) produced the smallest deviation from human scores (-2.57 points, p = 0.671), while both zero-shot and strict instruction approaches introduced larger biases in opposing directions. On a common application base (FC1 and FC2 only), mean LLM scores ranged from 84.4 (zero-shot) to 72.4 (strict), an 11.9-point spread attributable to prompt condition, underscoring that prompt engineering substantially affects LLM scoring behavior. In the best-aligned experiment (Experiment 2), vendor-level spread (7.3 points) was smaller than the cross-experiment prompt effect (11.9 points), though this pattern was not consistent (Experiment 1 vendor spread: 11.1 points). However, the improved alignment in Experiment 2 cannot be definitively attributed to generalizable few-shot learning, as discussed in the limitations.</w:t>
      </w:r>
    </w:p>
    <w:p w14:paraId="555121C9" w14:textId="77777777" w:rsidR="00C4337E" w:rsidRDefault="00C4337E"/>
    <w:p w14:paraId="2489F689" w14:textId="7C8D0EF3" w:rsidR="00C4337E" w:rsidRDefault="00000000">
      <w:r>
        <w:t xml:space="preserve">The counterproductive effect of strict instructions (Experiment 3) is noteworthy. Adding directives to "be critical" shifted LLM scores from near-alignment to substantial under-scoring (10.68 points below human mean), though this difference did not reach statistical significance after correcting for </w:t>
      </w:r>
      <w:del w:id="196" w:author="Hants Williams" w:date="2026-03-18T14:06:00Z">
        <w:r w:rsidDel="009762CF">
          <w:delText xml:space="preserve">pseudoreplication </w:delText>
        </w:r>
      </w:del>
      <w:ins w:id="197" w:author="Hants Williams" w:date="2026-03-18T14:06:00Z">
        <w:r w:rsidR="009762CF">
          <w:t>repeated iterations</w:t>
        </w:r>
        <w:r w:rsidR="009762CF">
          <w:t xml:space="preserve"> </w:t>
        </w:r>
      </w:ins>
      <w:r>
        <w:t>(p = 0.097). One speculative explanation is that LLMs may prioritize explicit instructions over the calibrating influence of training examples, a pattern described as instruction compliance bias (12); however, this mechanistic interpretation cannot be confirmed from our behavioral data alone. If replicated, this pattern would suggest that providing examples of desired scoring behavior may be more effective than directive language for calibrating LLM outputs.</w:t>
      </w:r>
    </w:p>
    <w:p w14:paraId="5BC3A96E" w14:textId="77777777" w:rsidR="00C4337E" w:rsidRDefault="00C4337E"/>
    <w:p w14:paraId="7C47BB9F" w14:textId="26AE57CF" w:rsidR="00C4337E" w:rsidRDefault="00000000">
      <w:del w:id="198" w:author="Hants Williams" w:date="2026-03-18T14:07:00Z">
        <w:r w:rsidDel="009762CF">
          <w:delText>The persistent dissociation between score alignment and</w:delText>
        </w:r>
      </w:del>
      <w:ins w:id="199" w:author="Hants Williams" w:date="2026-03-18T14:07:00Z">
        <w:r w:rsidR="009762CF">
          <w:t>The gap between how well scores aligned and how poorly</w:t>
        </w:r>
      </w:ins>
      <w:r>
        <w:t xml:space="preserve"> recommendation</w:t>
      </w:r>
      <w:ins w:id="200" w:author="Hants Williams" w:date="2026-03-18T14:07:00Z">
        <w:r w:rsidR="009762CF">
          <w:t>s</w:t>
        </w:r>
      </w:ins>
      <w:r>
        <w:t xml:space="preserve"> </w:t>
      </w:r>
      <w:del w:id="201" w:author="Hants Williams" w:date="2026-03-18T14:07:00Z">
        <w:r w:rsidDel="009762CF">
          <w:delText xml:space="preserve">agreement </w:delText>
        </w:r>
      </w:del>
      <w:ins w:id="202" w:author="Hants Williams" w:date="2026-03-18T14:07:00Z">
        <w:r w:rsidR="009762CF">
          <w:t>agreed</w:t>
        </w:r>
        <w:r w:rsidR="009762CF">
          <w:t xml:space="preserve"> </w:t>
        </w:r>
      </w:ins>
      <w:r>
        <w:t xml:space="preserve">warrants attention. Even in the best-aligned condition, LLMs overwhelmingly favored "Fund with Revisions" (77.8% in Experiment 2 vs. 25% for humans), achieved only 30.6% pair-level exact agreement, and produced near-zero chance-corrected agreement (Cohen's κ: -0.04 to 0.10 across experiments), indicating that observed agreement </w:t>
      </w:r>
      <w:del w:id="203" w:author="Hants Williams" w:date="2026-03-18T14:08:00Z">
        <w:r w:rsidDel="009762CF">
          <w:delText>is attributable to base-rate overlap rather than systematic concordance</w:delText>
        </w:r>
      </w:del>
      <w:ins w:id="204" w:author="Hants Williams" w:date="2026-03-18T14:08:00Z">
        <w:r w:rsidR="009762CF">
          <w:t>was largely due to chance overlap rather than true concordance</w:t>
        </w:r>
      </w:ins>
      <w:r>
        <w:t xml:space="preserve">. LLMs may default to intermediate options when uncertain, consistent with documented ambiguity aversion in AI systems (13). </w:t>
      </w:r>
      <w:ins w:id="205" w:author="Hants Williams" w:date="2026-03-18T14:08:00Z">
        <w:r w:rsidR="009762CF">
          <w:t xml:space="preserve">The mapping from scores to funding recommendations </w:t>
        </w:r>
      </w:ins>
      <w:del w:id="206" w:author="Hants Williams" w:date="2026-03-18T14:08:00Z">
        <w:r w:rsidDel="009762CF">
          <w:delText xml:space="preserve">Score-to-recommendation mapping </w:delText>
        </w:r>
      </w:del>
      <w:r>
        <w:t>likely involves implicit thresholds that LLMs cannot infer from rubrics alone.</w:t>
      </w:r>
    </w:p>
    <w:p w14:paraId="66F5BAB8" w14:textId="77777777" w:rsidR="00C4337E" w:rsidRDefault="00C4337E"/>
    <w:p w14:paraId="7C091DB3" w14:textId="77777777" w:rsidR="00C4337E" w:rsidRDefault="00000000">
      <w:r>
        <w:t xml:space="preserve">A potential source of LLM scoring variance is the absence of an explicit operational definition of "seed grant" in our prompts. While human reviewers share institutional understanding of seed grant expectations, LLMs must infer this from training data that likely over-represents larger funding mechanisms (e.g., NIH R01), potentially creating a mismatch in evaluation standards. Future </w:t>
      </w:r>
      <w:r>
        <w:lastRenderedPageBreak/>
        <w:t>implementations may benefit from including explicit construct definitions alongside rubrics and examples.</w:t>
      </w:r>
    </w:p>
    <w:p w14:paraId="04C55BB6" w14:textId="77777777" w:rsidR="00C4337E" w:rsidRDefault="00C4337E"/>
    <w:p w14:paraId="225BF603" w14:textId="77777777" w:rsidR="00C4337E" w:rsidRDefault="00000000">
      <w:pPr>
        <w:pStyle w:val="Heading2"/>
        <w:numPr>
          <w:ilvl w:val="1"/>
          <w:numId w:val="1"/>
        </w:numPr>
      </w:pPr>
      <w:r>
        <w:t xml:space="preserve">Limitations </w:t>
      </w:r>
    </w:p>
    <w:p w14:paraId="3CF9A0F7" w14:textId="77777777" w:rsidR="00C4337E" w:rsidRDefault="00000000">
      <w:r>
        <w:t>Several limitations constrain the generalizability of these findings. Most fundamentally, only three applications from a single institution were evaluated, meaning the study cannot distinguish prompt engineering effects from application-specific effects. The 11.9-point spread in LLM means across prompt conditions (on a common application base) could be confounded with idiosyncratic application characteristics. All statistical tests are underpowered given these effective sample sizes (9 or 6 aggregated LLM observations per experiment), and p-values should be interpreted as descriptive guides rather than confirmatory evidence.</w:t>
      </w:r>
    </w:p>
    <w:p w14:paraId="4FA0EF55" w14:textId="77777777" w:rsidR="00C4337E" w:rsidRDefault="00C4337E"/>
    <w:p w14:paraId="6C0A7448" w14:textId="413C1E9F" w:rsidR="00C4337E" w:rsidRDefault="00000000">
      <w:r>
        <w:t xml:space="preserve">The few-shot training examples in Experiments 2 and 3 were derived from reviews of a single application (FC3), with human scores ranging from 61 to 80 points. This </w:t>
      </w:r>
      <w:del w:id="207" w:author="Hants Williams" w:date="2026-03-18T14:09:00Z">
        <w:r w:rsidDel="009762CF">
          <w:delText xml:space="preserve">design </w:delText>
        </w:r>
      </w:del>
      <w:ins w:id="208" w:author="Hants Williams" w:date="2026-03-18T14:09:00Z">
        <w:r w:rsidR="009762CF">
          <w:t xml:space="preserve">makes it difficult to determine </w:t>
        </w:r>
        <w:proofErr w:type="spellStart"/>
        <w:r w:rsidR="009762CF">
          <w:t>wheather</w:t>
        </w:r>
        <w:proofErr w:type="spellEnd"/>
        <w:r w:rsidR="009762CF">
          <w:t xml:space="preserve"> the LLM learned general scoring behavior or simply anchored to that </w:t>
        </w:r>
        <w:proofErr w:type="gramStart"/>
        <w:r w:rsidR="009762CF">
          <w:t>particular application’s</w:t>
        </w:r>
        <w:proofErr w:type="gramEnd"/>
        <w:r w:rsidR="009762CF">
          <w:t xml:space="preserve"> score range; the improved alignment in Experiment 2 could reflect either mechanism.</w:t>
        </w:r>
        <w:r w:rsidR="009762CF">
          <w:t xml:space="preserve"> </w:t>
        </w:r>
      </w:ins>
      <w:del w:id="209" w:author="Hants Williams" w:date="2026-03-18T14:09:00Z">
        <w:r w:rsidDel="009762CF">
          <w:delText xml:space="preserve">confounds general scoring calibration with application-specific anchoring; the improved alignment in Experiment 2 could reflect the LLM calibrating to FC3's particular score range rather than learning generalizable scoring behavior. </w:delText>
        </w:r>
      </w:del>
      <w:r>
        <w:t xml:space="preserve">Future studies should use training examples drawn from multiple applications to </w:t>
      </w:r>
      <w:del w:id="210" w:author="Hants Williams" w:date="2026-03-18T14:10:00Z">
        <w:r w:rsidDel="009762CF">
          <w:delText xml:space="preserve">disentangle </w:delText>
        </w:r>
      </w:del>
      <w:ins w:id="211" w:author="Hants Williams" w:date="2026-03-18T14:10:00Z">
        <w:r w:rsidR="009762CF">
          <w:t>separate</w:t>
        </w:r>
        <w:r w:rsidR="009762CF">
          <w:t xml:space="preserve"> </w:t>
        </w:r>
      </w:ins>
      <w:r>
        <w:t>these effects.</w:t>
      </w:r>
    </w:p>
    <w:p w14:paraId="681BD747" w14:textId="77777777" w:rsidR="00C4337E" w:rsidRDefault="00C4337E"/>
    <w:p w14:paraId="0F1EB901" w14:textId="1BDA1936" w:rsidR="00C4337E" w:rsidRDefault="00000000">
      <w:r>
        <w:t xml:space="preserve">Additionally, while </w:t>
      </w:r>
      <w:del w:id="212" w:author="Hants Williams" w:date="2026-03-18T14:10:00Z">
        <w:r w:rsidDel="009762CF">
          <w:delText xml:space="preserve">pseudoreplication </w:delText>
        </w:r>
      </w:del>
      <w:ins w:id="213" w:author="Hants Williams" w:date="2026-03-18T14:10:00Z">
        <w:r w:rsidR="009762CF">
          <w:t>repeated LLM iterations</w:t>
        </w:r>
        <w:r w:rsidR="009762CF">
          <w:t xml:space="preserve"> </w:t>
        </w:r>
      </w:ins>
      <w:del w:id="214" w:author="Hants Williams" w:date="2026-03-18T14:10:00Z">
        <w:r w:rsidDel="009762CF">
          <w:delText xml:space="preserve">was </w:delText>
        </w:r>
      </w:del>
      <w:ins w:id="215" w:author="Hants Williams" w:date="2026-03-18T14:10:00Z">
        <w:r w:rsidR="009762CF">
          <w:t>were</w:t>
        </w:r>
        <w:r w:rsidR="009762CF">
          <w:t xml:space="preserve"> </w:t>
        </w:r>
      </w:ins>
      <w:r>
        <w:t xml:space="preserve">addressed </w:t>
      </w:r>
      <w:del w:id="216" w:author="Hants Williams" w:date="2026-03-18T14:10:00Z">
        <w:r w:rsidDel="009762CF">
          <w:delText>on the LLM side through cell-mean aggregation</w:delText>
        </w:r>
      </w:del>
      <w:ins w:id="217" w:author="Hants Williams" w:date="2026-03-18T14:10:00Z">
        <w:r w:rsidR="009762CF">
          <w:t>through averaging</w:t>
        </w:r>
      </w:ins>
      <w:r>
        <w:t xml:space="preserve">, human scores remain nested within four reviewers who each scored all applications, introducing </w:t>
      </w:r>
      <w:del w:id="218" w:author="Hants Williams" w:date="2026-03-18T14:10:00Z">
        <w:r w:rsidDel="009762CF">
          <w:delText xml:space="preserve">within-reviewer </w:delText>
        </w:r>
      </w:del>
      <w:r>
        <w:t xml:space="preserve">correlation </w:t>
      </w:r>
      <w:del w:id="219" w:author="Hants Williams" w:date="2026-03-18T14:10:00Z">
        <w:r w:rsidDel="009762CF">
          <w:delText xml:space="preserve">that </w:delText>
        </w:r>
      </w:del>
      <w:ins w:id="220" w:author="Hants Williams" w:date="2026-03-18T14:10:00Z">
        <w:r w:rsidR="009762CF">
          <w:t>among scores from the same reviewer that</w:t>
        </w:r>
        <w:r w:rsidR="009762CF">
          <w:t xml:space="preserve"> </w:t>
        </w:r>
      </w:ins>
      <w:proofErr w:type="spellStart"/>
      <w:r>
        <w:t>the</w:t>
      </w:r>
      <w:proofErr w:type="spellEnd"/>
      <w:r>
        <w:t xml:space="preserve"> t-tests do not </w:t>
      </w:r>
      <w:del w:id="221" w:author="Hants Williams" w:date="2026-03-18T14:11:00Z">
        <w:r w:rsidDel="009762CF">
          <w:delText>model</w:delText>
        </w:r>
      </w:del>
      <w:ins w:id="222" w:author="Hants Williams" w:date="2026-03-18T14:11:00Z">
        <w:r w:rsidR="009762CF">
          <w:t>account for</w:t>
        </w:r>
      </w:ins>
      <w:r>
        <w:t xml:space="preserve">. Cohen's </w:t>
      </w:r>
      <w:ins w:id="223" w:author="Hants Williams" w:date="2026-03-18T14:11:00Z">
        <w:r w:rsidR="009762CF" w:rsidRPr="009762CF">
          <w:t>κ</w:t>
        </w:r>
        <w:r w:rsidR="009762CF">
          <w:t xml:space="preserve"> </w:t>
        </w:r>
      </w:ins>
      <w:del w:id="224" w:author="Hants Williams" w:date="2026-03-18T14:11:00Z">
        <w:r w:rsidDel="009762CF">
          <w:delText xml:space="preserve">kappa </w:delText>
        </w:r>
      </w:del>
      <w:r>
        <w:t xml:space="preserve">was computed over all human-LLM review pairs per application, creating non-independent pairs that </w:t>
      </w:r>
      <w:del w:id="225" w:author="Hants Williams" w:date="2026-03-18T14:11:00Z">
        <w:r w:rsidDel="009762CF">
          <w:delText>may bias kappa point</w:delText>
        </w:r>
      </w:del>
      <w:ins w:id="226" w:author="Hants Williams" w:date="2026-03-18T14:11:00Z">
        <w:r w:rsidR="009762CF">
          <w:t xml:space="preserve">affect the </w:t>
        </w:r>
        <w:r w:rsidR="009762CF" w:rsidRPr="009762CF">
          <w:t>κ</w:t>
        </w:r>
      </w:ins>
      <w:r>
        <w:t xml:space="preserve"> estimates; however, given that all </w:t>
      </w:r>
      <w:ins w:id="227" w:author="Hants Williams" w:date="2026-03-18T14:11:00Z">
        <w:r w:rsidR="009762CF" w:rsidRPr="009762CF">
          <w:t>κ</w:t>
        </w:r>
        <w:r w:rsidR="009762CF" w:rsidDel="009762CF">
          <w:t xml:space="preserve"> </w:t>
        </w:r>
      </w:ins>
      <w:del w:id="228" w:author="Hants Williams" w:date="2026-03-18T14:11:00Z">
        <w:r w:rsidDel="009762CF">
          <w:delText xml:space="preserve">kappa </w:delText>
        </w:r>
      </w:del>
      <w:r>
        <w:t>values were near zero</w:t>
      </w:r>
      <w:del w:id="229" w:author="Hants Williams" w:date="2026-03-18T14:12:00Z">
        <w:r w:rsidDel="009762CF">
          <w:delText>,</w:delText>
        </w:r>
      </w:del>
      <w:r>
        <w:t xml:space="preserve"> this is unlikely to change the </w:t>
      </w:r>
      <w:del w:id="230" w:author="Hants Williams" w:date="2026-03-18T14:12:00Z">
        <w:r w:rsidDel="009762CF">
          <w:delText xml:space="preserve">qualitative </w:delText>
        </w:r>
      </w:del>
      <w:ins w:id="231" w:author="Hants Williams" w:date="2026-03-18T14:12:00Z">
        <w:r w:rsidR="009762CF">
          <w:t>overall</w:t>
        </w:r>
        <w:r w:rsidR="009762CF">
          <w:t xml:space="preserve"> </w:t>
        </w:r>
      </w:ins>
      <w:r>
        <w:t>conclusion of chance-level agreement.</w:t>
      </w:r>
    </w:p>
    <w:p w14:paraId="28AC18A8" w14:textId="77777777" w:rsidR="00C4337E" w:rsidRDefault="00C4337E"/>
    <w:p w14:paraId="6D3AAED5" w14:textId="5CEEA63B" w:rsidR="00C4337E" w:rsidRDefault="00000000">
      <w:r>
        <w:t xml:space="preserve">The observed 49–59% reduction in LLM score </w:t>
      </w:r>
      <w:del w:id="232" w:author="Hants Williams" w:date="2026-03-18T14:12:00Z">
        <w:r w:rsidDel="006E4F4B">
          <w:delText xml:space="preserve">dispersion </w:delText>
        </w:r>
      </w:del>
      <w:ins w:id="233" w:author="Hants Williams" w:date="2026-03-18T14:12:00Z">
        <w:r w:rsidR="006E4F4B">
          <w:t>variability</w:t>
        </w:r>
        <w:r w:rsidR="006E4F4B">
          <w:t xml:space="preserve"> </w:t>
        </w:r>
      </w:ins>
      <w:r>
        <w:t xml:space="preserve">should be interpreted cautiously. LLMs compressed scores into a narrow range and failed to rank applications in the same order as humans in two of three experiments, suggesting </w:t>
      </w:r>
      <w:ins w:id="234" w:author="Hants Williams" w:date="2026-03-18T14:12:00Z">
        <w:r w:rsidR="006E4F4B">
          <w:t xml:space="preserve">that this lower variability reflects a narrower scoring range and reduced sensitivity to differences in application quality </w:t>
        </w:r>
      </w:ins>
      <w:ins w:id="235" w:author="Hants Williams" w:date="2026-03-18T14:13:00Z">
        <w:r w:rsidR="006E4F4B">
          <w:t xml:space="preserve">rather than superior consistency. </w:t>
        </w:r>
      </w:ins>
      <w:del w:id="236" w:author="Hants Williams" w:date="2026-03-18T14:13:00Z">
        <w:r w:rsidDel="006E4F4B">
          <w:delText xml:space="preserve">range restriction and reduced sensitivity to application quality rather than superior consistency. </w:delText>
        </w:r>
      </w:del>
      <w:r>
        <w:t xml:space="preserve">The </w:t>
      </w:r>
      <w:proofErr w:type="gramStart"/>
      <w:r>
        <w:t>low-temperature</w:t>
      </w:r>
      <w:proofErr w:type="gramEnd"/>
      <w:r>
        <w:t xml:space="preserve"> setting for </w:t>
      </w:r>
      <w:proofErr w:type="spellStart"/>
      <w:r>
        <w:t>xAI</w:t>
      </w:r>
      <w:proofErr w:type="spellEnd"/>
      <w:r>
        <w:t xml:space="preserve"> Grok (0.1) may further contribute to reduced variability for that vendor. The seed grant context ($5,000) may not generalize to larger, more complex grants. Model versions tested (October 2025) may perform differently from current versions. The retrospective design and lack of preregistration should also be noted. Despite these limitations, the systematic experimental design with appropriate controls for data contamination provides a methodological framework for future, larger-scale studies.</w:t>
      </w:r>
    </w:p>
    <w:p w14:paraId="7F521E5B" w14:textId="77777777" w:rsidR="00C4337E" w:rsidRDefault="00000000">
      <w:pPr>
        <w:pStyle w:val="Heading2"/>
        <w:numPr>
          <w:ilvl w:val="1"/>
          <w:numId w:val="1"/>
        </w:numPr>
      </w:pPr>
      <w:r>
        <w:t>Implications and Future Directions</w:t>
      </w:r>
    </w:p>
    <w:p w14:paraId="0C63885E" w14:textId="6E8C73FD" w:rsidR="00C4337E" w:rsidRDefault="00000000">
      <w:r>
        <w:t xml:space="preserve">These findings generate several hypotheses for future testing. First, the observation that few-shot prompting without directive language produced the best-aligned scores warrants replication with larger application pools and training examples drawn from multiple applications. Second, the </w:t>
      </w:r>
      <w:del w:id="237" w:author="Hants Williams" w:date="2026-03-18T14:13:00Z">
        <w:r w:rsidDel="006E4F4B">
          <w:delText>persistent dissociation</w:delText>
        </w:r>
      </w:del>
      <w:ins w:id="238" w:author="Hants Williams" w:date="2026-03-18T14:13:00Z">
        <w:r w:rsidR="006E4F4B">
          <w:t>gap between</w:t>
        </w:r>
      </w:ins>
      <w:r>
        <w:t xml:space="preserve"> </w:t>
      </w:r>
      <w:del w:id="239" w:author="Hants Williams" w:date="2026-03-18T14:14:00Z">
        <w:r w:rsidDel="006E4F4B">
          <w:delText xml:space="preserve">between </w:delText>
        </w:r>
      </w:del>
      <w:r>
        <w:t xml:space="preserve">score calibration and recommendation agreement suggests that these may require separate calibration strategies in future implementations. Third, the near-zero kappa values across all conditions indicate that LLM-generated funding recommendations do not yet provide meaningful signal beyond chance, reinforcing that any future hybrid model must retain human authority over funding decisions. Future research should employ larger, multi-institutional application samples, </w:t>
      </w:r>
      <w:r>
        <w:lastRenderedPageBreak/>
        <w:t>mixed-effects models to properly account for the nested data structure, and preregistered designs to enable confirmatory inference.</w:t>
      </w:r>
    </w:p>
    <w:p w14:paraId="617322A3" w14:textId="77777777" w:rsidR="00C4337E" w:rsidRDefault="00000000">
      <w:pPr>
        <w:pStyle w:val="Heading1"/>
        <w:numPr>
          <w:ilvl w:val="0"/>
          <w:numId w:val="1"/>
        </w:numPr>
      </w:pPr>
      <w:r>
        <w:t xml:space="preserve">Conflict of Interest </w:t>
      </w:r>
    </w:p>
    <w:p w14:paraId="1904B2AA" w14:textId="77777777" w:rsidR="00C4337E" w:rsidRDefault="00000000">
      <w:r>
        <w:t>The authors declare that the research was conducted in the absence of any commercial or financial relationships that could be construed as a potential conflict of interest.</w:t>
      </w:r>
    </w:p>
    <w:p w14:paraId="6446E95D" w14:textId="77777777" w:rsidR="00C4337E" w:rsidRDefault="00000000">
      <w:pPr>
        <w:pStyle w:val="Heading1"/>
        <w:numPr>
          <w:ilvl w:val="0"/>
          <w:numId w:val="1"/>
        </w:numPr>
      </w:pPr>
      <w:r>
        <w:t>Author Contributions</w:t>
      </w:r>
    </w:p>
    <w:p w14:paraId="0F738B2D" w14:textId="77777777" w:rsidR="00C4337E" w:rsidRDefault="00000000">
      <w:r>
        <w:t xml:space="preserve">HW and EL: Conceptualization, Methodology, Software, Formal Analysis, Investigation, Data Curation, Writing – Original Draft, Writing – Review &amp; Editing, Project Administration. JL: Writing – Review &amp; Editing. </w:t>
      </w:r>
    </w:p>
    <w:p w14:paraId="5EAEF086" w14:textId="77777777" w:rsidR="00C4337E" w:rsidRDefault="00000000">
      <w:pPr>
        <w:pStyle w:val="Heading1"/>
        <w:numPr>
          <w:ilvl w:val="0"/>
          <w:numId w:val="1"/>
        </w:numPr>
      </w:pPr>
      <w:r>
        <w:t>Funding</w:t>
      </w:r>
    </w:p>
    <w:p w14:paraId="784E20D7" w14:textId="77777777" w:rsidR="00C4337E" w:rsidRDefault="00000000">
      <w:r>
        <w:t>None.</w:t>
      </w:r>
    </w:p>
    <w:p w14:paraId="684EC1FA" w14:textId="77777777" w:rsidR="00C4337E" w:rsidRDefault="00000000">
      <w:pPr>
        <w:pStyle w:val="Heading1"/>
        <w:numPr>
          <w:ilvl w:val="0"/>
          <w:numId w:val="1"/>
        </w:numPr>
      </w:pPr>
      <w:r>
        <w:t>Acknowledgments</w:t>
      </w:r>
    </w:p>
    <w:p w14:paraId="307486FD" w14:textId="77777777" w:rsidR="00C4337E" w:rsidRDefault="00000000">
      <w:pPr>
        <w:pStyle w:val="Heading1"/>
        <w:rPr>
          <w:b w:val="0"/>
          <w:bCs w:val="0"/>
          <w:highlight w:val="white"/>
        </w:rPr>
      </w:pPr>
      <w:r>
        <w:rPr>
          <w:b w:val="0"/>
          <w:bCs w:val="0"/>
          <w:highlight w:val="white"/>
        </w:rPr>
        <w:t>The authors thank the grant applicants who consented to participate and the anonymous reviewers whose data made this research possible.</w:t>
      </w:r>
    </w:p>
    <w:p w14:paraId="016B525C" w14:textId="77777777" w:rsidR="00C4337E" w:rsidRDefault="00000000">
      <w:pPr>
        <w:pStyle w:val="Heading1"/>
        <w:numPr>
          <w:ilvl w:val="0"/>
          <w:numId w:val="1"/>
        </w:numPr>
      </w:pPr>
      <w:r>
        <w:t xml:space="preserve">Reference </w:t>
      </w:r>
    </w:p>
    <w:p w14:paraId="0D433A9D" w14:textId="77777777" w:rsidR="00C4337E" w:rsidRDefault="00000000">
      <w:pPr>
        <w:ind w:left="567"/>
        <w:rPr>
          <w:highlight w:val="yellow"/>
        </w:rPr>
      </w:pPr>
      <w:r>
        <w:rPr>
          <w:highlight w:val="yellow"/>
        </w:rPr>
        <w:t xml:space="preserve">1. Guthrie S, Klemperer S, Lichten CA. Innovating in the Research Funding Process: Peer Review Alternatives and Adaptations. </w:t>
      </w:r>
      <w:proofErr w:type="spellStart"/>
      <w:r>
        <w:rPr>
          <w:highlight w:val="yellow"/>
        </w:rPr>
        <w:t>AcademyHealth</w:t>
      </w:r>
      <w:proofErr w:type="spellEnd"/>
      <w:r>
        <w:rPr>
          <w:highlight w:val="yellow"/>
        </w:rPr>
        <w:t xml:space="preserve"> (2019).</w:t>
      </w:r>
    </w:p>
    <w:p w14:paraId="672C4C6F" w14:textId="77777777" w:rsidR="00C4337E" w:rsidRDefault="00C4337E">
      <w:pPr>
        <w:ind w:left="567"/>
        <w:rPr>
          <w:highlight w:val="yellow"/>
        </w:rPr>
      </w:pPr>
    </w:p>
    <w:p w14:paraId="297D3AE5" w14:textId="77777777" w:rsidR="00C4337E" w:rsidRDefault="00000000">
      <w:pPr>
        <w:ind w:left="567"/>
        <w:rPr>
          <w:highlight w:val="yellow"/>
        </w:rPr>
      </w:pPr>
      <w:r>
        <w:rPr>
          <w:highlight w:val="yellow"/>
        </w:rPr>
        <w:t>2. National Institutes of Health. Simplified Peer Review Framework: Background. U.S. Department of Health and Human Services (2024).</w:t>
      </w:r>
    </w:p>
    <w:p w14:paraId="44492906" w14:textId="77777777" w:rsidR="00C4337E" w:rsidRDefault="00C4337E">
      <w:pPr>
        <w:ind w:left="567"/>
        <w:rPr>
          <w:highlight w:val="yellow"/>
        </w:rPr>
      </w:pPr>
    </w:p>
    <w:p w14:paraId="45B7B01C" w14:textId="77777777" w:rsidR="00C4337E" w:rsidRDefault="00000000">
      <w:pPr>
        <w:ind w:left="567"/>
        <w:rPr>
          <w:highlight w:val="yellow"/>
        </w:rPr>
      </w:pPr>
      <w:r>
        <w:rPr>
          <w:highlight w:val="yellow"/>
        </w:rPr>
        <w:t xml:space="preserve">3. Marsh HW, Jayasinghe UW, Bond NW. Improving the peer-review process for grant applications: Reliability, validity, bias, and generalizability. </w:t>
      </w:r>
      <w:r>
        <w:rPr>
          <w:i/>
          <w:iCs/>
          <w:highlight w:val="yellow"/>
        </w:rPr>
        <w:t>*Am Psychol*</w:t>
      </w:r>
      <w:r>
        <w:rPr>
          <w:highlight w:val="yellow"/>
        </w:rPr>
        <w:t xml:space="preserve"> (2008) 63(3):160–168. </w:t>
      </w:r>
      <w:proofErr w:type="spellStart"/>
      <w:r>
        <w:rPr>
          <w:highlight w:val="yellow"/>
        </w:rPr>
        <w:t>doi</w:t>
      </w:r>
      <w:proofErr w:type="spellEnd"/>
      <w:r>
        <w:rPr>
          <w:highlight w:val="yellow"/>
        </w:rPr>
        <w:t>: 10.1037/0003-066X.63.3.160</w:t>
      </w:r>
    </w:p>
    <w:p w14:paraId="32EBEF59" w14:textId="77777777" w:rsidR="00C4337E" w:rsidRDefault="00C4337E">
      <w:pPr>
        <w:ind w:left="567"/>
        <w:rPr>
          <w:highlight w:val="yellow"/>
        </w:rPr>
      </w:pPr>
    </w:p>
    <w:p w14:paraId="204A069F" w14:textId="77777777" w:rsidR="00C4337E" w:rsidRDefault="00000000">
      <w:pPr>
        <w:ind w:left="567"/>
        <w:rPr>
          <w:highlight w:val="yellow"/>
        </w:rPr>
      </w:pPr>
      <w:r>
        <w:rPr>
          <w:highlight w:val="yellow"/>
        </w:rPr>
        <w:t xml:space="preserve">4. Pier EL, Brauer M, Filut A, </w:t>
      </w:r>
      <w:proofErr w:type="spellStart"/>
      <w:r>
        <w:rPr>
          <w:highlight w:val="yellow"/>
        </w:rPr>
        <w:t>Kaatz</w:t>
      </w:r>
      <w:proofErr w:type="spellEnd"/>
      <w:r>
        <w:rPr>
          <w:highlight w:val="yellow"/>
        </w:rPr>
        <w:t xml:space="preserve"> A, </w:t>
      </w:r>
      <w:proofErr w:type="spellStart"/>
      <w:r>
        <w:rPr>
          <w:highlight w:val="yellow"/>
        </w:rPr>
        <w:t>Raclaw</w:t>
      </w:r>
      <w:proofErr w:type="spellEnd"/>
      <w:r>
        <w:rPr>
          <w:highlight w:val="yellow"/>
        </w:rPr>
        <w:t xml:space="preserve"> J, Mitchell DA, et al. Low agreement among reviewers evaluating the same NIH grant applications. </w:t>
      </w:r>
      <w:r>
        <w:rPr>
          <w:i/>
          <w:iCs/>
          <w:highlight w:val="yellow"/>
        </w:rPr>
        <w:t>*PNAS*</w:t>
      </w:r>
      <w:r>
        <w:rPr>
          <w:highlight w:val="yellow"/>
        </w:rPr>
        <w:t xml:space="preserve"> (2018) 115(12):2952–2957. </w:t>
      </w:r>
      <w:proofErr w:type="spellStart"/>
      <w:r>
        <w:rPr>
          <w:highlight w:val="yellow"/>
        </w:rPr>
        <w:t>doi</w:t>
      </w:r>
      <w:proofErr w:type="spellEnd"/>
      <w:r>
        <w:rPr>
          <w:highlight w:val="yellow"/>
        </w:rPr>
        <w:t>: 10.1073/pnas.1714379115</w:t>
      </w:r>
    </w:p>
    <w:p w14:paraId="52ECBAB5" w14:textId="77777777" w:rsidR="00C4337E" w:rsidRDefault="00C4337E">
      <w:pPr>
        <w:ind w:left="567"/>
        <w:rPr>
          <w:highlight w:val="yellow"/>
        </w:rPr>
      </w:pPr>
    </w:p>
    <w:p w14:paraId="5EC38D64" w14:textId="77777777" w:rsidR="00C4337E" w:rsidRDefault="00000000">
      <w:pPr>
        <w:ind w:left="567"/>
        <w:rPr>
          <w:highlight w:val="yellow"/>
        </w:rPr>
      </w:pPr>
      <w:r>
        <w:rPr>
          <w:highlight w:val="yellow"/>
        </w:rPr>
        <w:t xml:space="preserve">5. Zhang DW, Boey M, Tan YY, Jia AHS. Evaluating large language models for criterion-based grading from agreement to consistency. </w:t>
      </w:r>
      <w:r>
        <w:rPr>
          <w:i/>
          <w:iCs/>
          <w:highlight w:val="yellow"/>
        </w:rPr>
        <w:t>*</w:t>
      </w:r>
      <w:proofErr w:type="spellStart"/>
      <w:proofErr w:type="gramStart"/>
      <w:r>
        <w:rPr>
          <w:i/>
          <w:iCs/>
          <w:highlight w:val="yellow"/>
        </w:rPr>
        <w:t>npj</w:t>
      </w:r>
      <w:proofErr w:type="spellEnd"/>
      <w:proofErr w:type="gramEnd"/>
      <w:r>
        <w:rPr>
          <w:i/>
          <w:iCs/>
          <w:highlight w:val="yellow"/>
        </w:rPr>
        <w:t xml:space="preserve"> Sci Learn*</w:t>
      </w:r>
      <w:r>
        <w:rPr>
          <w:highlight w:val="yellow"/>
        </w:rPr>
        <w:t xml:space="preserve"> (2024) 9:79. </w:t>
      </w:r>
      <w:proofErr w:type="spellStart"/>
      <w:r>
        <w:rPr>
          <w:highlight w:val="yellow"/>
        </w:rPr>
        <w:t>doi</w:t>
      </w:r>
      <w:proofErr w:type="spellEnd"/>
      <w:r>
        <w:rPr>
          <w:highlight w:val="yellow"/>
        </w:rPr>
        <w:t>: 10.1038/s41539-024-00291-1</w:t>
      </w:r>
    </w:p>
    <w:p w14:paraId="0F1414CA" w14:textId="77777777" w:rsidR="00C4337E" w:rsidRDefault="00C4337E">
      <w:pPr>
        <w:ind w:left="567"/>
        <w:rPr>
          <w:highlight w:val="yellow"/>
        </w:rPr>
      </w:pPr>
    </w:p>
    <w:p w14:paraId="106E4C99" w14:textId="77777777" w:rsidR="00C4337E" w:rsidRDefault="00000000">
      <w:pPr>
        <w:ind w:left="567"/>
        <w:rPr>
          <w:highlight w:val="yellow"/>
        </w:rPr>
      </w:pPr>
      <w:r>
        <w:rPr>
          <w:highlight w:val="yellow"/>
        </w:rPr>
        <w:t xml:space="preserve">6. Checco A, Bracciale L, </w:t>
      </w:r>
      <w:proofErr w:type="spellStart"/>
      <w:r>
        <w:rPr>
          <w:highlight w:val="yellow"/>
        </w:rPr>
        <w:t>Loreti</w:t>
      </w:r>
      <w:proofErr w:type="spellEnd"/>
      <w:r>
        <w:rPr>
          <w:highlight w:val="yellow"/>
        </w:rPr>
        <w:t xml:space="preserve"> P, </w:t>
      </w:r>
      <w:proofErr w:type="spellStart"/>
      <w:r>
        <w:rPr>
          <w:highlight w:val="yellow"/>
        </w:rPr>
        <w:t>Pinfield</w:t>
      </w:r>
      <w:proofErr w:type="spellEnd"/>
      <w:r>
        <w:rPr>
          <w:highlight w:val="yellow"/>
        </w:rPr>
        <w:t xml:space="preserve"> S, Bianchi G. AI-assisted peer review. </w:t>
      </w:r>
      <w:r>
        <w:rPr>
          <w:i/>
          <w:iCs/>
          <w:highlight w:val="yellow"/>
        </w:rPr>
        <w:t>*</w:t>
      </w:r>
      <w:proofErr w:type="spellStart"/>
      <w:r>
        <w:rPr>
          <w:i/>
          <w:iCs/>
          <w:highlight w:val="yellow"/>
        </w:rPr>
        <w:t>Humanit</w:t>
      </w:r>
      <w:proofErr w:type="spellEnd"/>
      <w:r>
        <w:rPr>
          <w:i/>
          <w:iCs/>
          <w:highlight w:val="yellow"/>
        </w:rPr>
        <w:t xml:space="preserve"> Soc Sci </w:t>
      </w:r>
      <w:proofErr w:type="spellStart"/>
      <w:r>
        <w:rPr>
          <w:i/>
          <w:iCs/>
          <w:highlight w:val="yellow"/>
        </w:rPr>
        <w:t>Commun</w:t>
      </w:r>
      <w:proofErr w:type="spellEnd"/>
      <w:r>
        <w:rPr>
          <w:i/>
          <w:iCs/>
          <w:highlight w:val="yellow"/>
        </w:rPr>
        <w:t>*</w:t>
      </w:r>
      <w:r>
        <w:rPr>
          <w:highlight w:val="yellow"/>
        </w:rPr>
        <w:t xml:space="preserve"> (2021) 8:25. </w:t>
      </w:r>
      <w:proofErr w:type="spellStart"/>
      <w:r>
        <w:rPr>
          <w:highlight w:val="yellow"/>
        </w:rPr>
        <w:t>doi</w:t>
      </w:r>
      <w:proofErr w:type="spellEnd"/>
      <w:r>
        <w:rPr>
          <w:highlight w:val="yellow"/>
        </w:rPr>
        <w:t>: 10.1057/s41599-020-00703-8</w:t>
      </w:r>
    </w:p>
    <w:p w14:paraId="727D3A6F" w14:textId="77777777" w:rsidR="00C4337E" w:rsidRDefault="00C4337E">
      <w:pPr>
        <w:ind w:left="567"/>
        <w:rPr>
          <w:highlight w:val="yellow"/>
        </w:rPr>
      </w:pPr>
    </w:p>
    <w:p w14:paraId="49379EA6" w14:textId="77777777" w:rsidR="00C4337E" w:rsidRDefault="00000000">
      <w:pPr>
        <w:ind w:left="567"/>
        <w:rPr>
          <w:highlight w:val="yellow"/>
        </w:rPr>
      </w:pPr>
      <w:r>
        <w:rPr>
          <w:highlight w:val="yellow"/>
        </w:rPr>
        <w:t>7. Liang W, Zhang Y, Cao H, Wang B, Ding D, Yang X, et al. Can Large Language Models Provide Useful Feedback on Research Papers? A Large-Scale Empirical Analysis. arXiv:2310.01783 (2024).</w:t>
      </w:r>
    </w:p>
    <w:p w14:paraId="75CE168D" w14:textId="77777777" w:rsidR="00C4337E" w:rsidRDefault="00C4337E">
      <w:pPr>
        <w:ind w:left="567"/>
        <w:rPr>
          <w:highlight w:val="yellow"/>
        </w:rPr>
      </w:pPr>
    </w:p>
    <w:p w14:paraId="7E440DAA" w14:textId="77777777" w:rsidR="00C4337E" w:rsidRDefault="00000000">
      <w:pPr>
        <w:ind w:left="567"/>
        <w:rPr>
          <w:highlight w:val="yellow"/>
        </w:rPr>
      </w:pPr>
      <w:r>
        <w:rPr>
          <w:highlight w:val="yellow"/>
        </w:rPr>
        <w:lastRenderedPageBreak/>
        <w:t xml:space="preserve">8. Wei J, Wang X, Schuurmans D, </w:t>
      </w:r>
      <w:proofErr w:type="spellStart"/>
      <w:r>
        <w:rPr>
          <w:highlight w:val="yellow"/>
        </w:rPr>
        <w:t>Bosma</w:t>
      </w:r>
      <w:proofErr w:type="spellEnd"/>
      <w:r>
        <w:rPr>
          <w:highlight w:val="yellow"/>
        </w:rPr>
        <w:t xml:space="preserve"> M, </w:t>
      </w:r>
      <w:proofErr w:type="spellStart"/>
      <w:r>
        <w:rPr>
          <w:highlight w:val="yellow"/>
        </w:rPr>
        <w:t>Ichter</w:t>
      </w:r>
      <w:proofErr w:type="spellEnd"/>
      <w:r>
        <w:rPr>
          <w:highlight w:val="yellow"/>
        </w:rPr>
        <w:t xml:space="preserve"> B, Xia F, et al. Chain-of-Thought Prompting Elicits Reasoning in Large Language Models. </w:t>
      </w:r>
      <w:r>
        <w:rPr>
          <w:i/>
          <w:iCs/>
          <w:highlight w:val="yellow"/>
        </w:rPr>
        <w:t>*</w:t>
      </w:r>
      <w:proofErr w:type="spellStart"/>
      <w:r>
        <w:rPr>
          <w:i/>
          <w:iCs/>
          <w:highlight w:val="yellow"/>
        </w:rPr>
        <w:t>NeurIPS</w:t>
      </w:r>
      <w:proofErr w:type="spellEnd"/>
      <w:r>
        <w:rPr>
          <w:i/>
          <w:iCs/>
          <w:highlight w:val="yellow"/>
        </w:rPr>
        <w:t>*</w:t>
      </w:r>
      <w:r>
        <w:rPr>
          <w:highlight w:val="yellow"/>
        </w:rPr>
        <w:t xml:space="preserve"> (2022).</w:t>
      </w:r>
    </w:p>
    <w:p w14:paraId="13CD28EC" w14:textId="77777777" w:rsidR="00C4337E" w:rsidRDefault="00C4337E">
      <w:pPr>
        <w:ind w:left="567"/>
        <w:rPr>
          <w:highlight w:val="yellow"/>
        </w:rPr>
      </w:pPr>
    </w:p>
    <w:p w14:paraId="40A7AA72" w14:textId="77777777" w:rsidR="00C4337E" w:rsidRDefault="00000000">
      <w:pPr>
        <w:ind w:left="567"/>
        <w:rPr>
          <w:highlight w:val="yellow"/>
        </w:rPr>
      </w:pPr>
      <w:r>
        <w:rPr>
          <w:highlight w:val="yellow"/>
        </w:rPr>
        <w:t>9. Sahoo P, Singh AK, Saha S, Jain V, Mondal S, Chadha A. A Systematic Survey of Prompt Engineering in Large Language Models: Techniques and Applications. arXiv:2402.07927 (2024).</w:t>
      </w:r>
    </w:p>
    <w:p w14:paraId="7B42A08A" w14:textId="77777777" w:rsidR="00C4337E" w:rsidRDefault="00C4337E">
      <w:pPr>
        <w:ind w:left="567"/>
        <w:rPr>
          <w:highlight w:val="yellow"/>
        </w:rPr>
      </w:pPr>
    </w:p>
    <w:p w14:paraId="4615D920" w14:textId="77777777" w:rsidR="00C4337E" w:rsidRDefault="00000000">
      <w:pPr>
        <w:ind w:left="567"/>
        <w:rPr>
          <w:highlight w:val="yellow"/>
        </w:rPr>
      </w:pPr>
      <w:r>
        <w:rPr>
          <w:highlight w:val="yellow"/>
        </w:rPr>
        <w:t xml:space="preserve">10. Hosseini M, Horbach SPJM. Fighting reviewer fatigue or amplifying bias? Considerations on the use of AI and generative AI in scholarly peer review. </w:t>
      </w:r>
      <w:r>
        <w:rPr>
          <w:i/>
          <w:iCs/>
          <w:highlight w:val="yellow"/>
        </w:rPr>
        <w:t xml:space="preserve">*Res </w:t>
      </w:r>
      <w:proofErr w:type="spellStart"/>
      <w:r>
        <w:rPr>
          <w:i/>
          <w:iCs/>
          <w:highlight w:val="yellow"/>
        </w:rPr>
        <w:t>Integr</w:t>
      </w:r>
      <w:proofErr w:type="spellEnd"/>
      <w:r>
        <w:rPr>
          <w:i/>
          <w:iCs/>
          <w:highlight w:val="yellow"/>
        </w:rPr>
        <w:t xml:space="preserve"> Peer Rev*</w:t>
      </w:r>
      <w:r>
        <w:rPr>
          <w:highlight w:val="yellow"/>
        </w:rPr>
        <w:t xml:space="preserve"> (2023) 8:4. </w:t>
      </w:r>
      <w:proofErr w:type="spellStart"/>
      <w:r>
        <w:rPr>
          <w:highlight w:val="yellow"/>
        </w:rPr>
        <w:t>doi</w:t>
      </w:r>
      <w:proofErr w:type="spellEnd"/>
      <w:r>
        <w:rPr>
          <w:highlight w:val="yellow"/>
        </w:rPr>
        <w:t>: 10.1186/s41073-023-00133-5</w:t>
      </w:r>
    </w:p>
    <w:p w14:paraId="4F37785E" w14:textId="77777777" w:rsidR="00C4337E" w:rsidRDefault="00C4337E">
      <w:pPr>
        <w:ind w:left="567"/>
        <w:rPr>
          <w:highlight w:val="yellow"/>
        </w:rPr>
      </w:pPr>
    </w:p>
    <w:p w14:paraId="1E117C87" w14:textId="77777777" w:rsidR="00C4337E" w:rsidRDefault="00000000">
      <w:pPr>
        <w:ind w:left="567"/>
        <w:rPr>
          <w:highlight w:val="yellow"/>
        </w:rPr>
      </w:pPr>
      <w:r>
        <w:rPr>
          <w:highlight w:val="yellow"/>
        </w:rPr>
        <w:t xml:space="preserve">11. Hultgren AR, Carnahan ND, Bhatt DL, Lauer MS. Blinding reviewers to applicants' institutional affiliations reduces institutional prestige bias in research funding. </w:t>
      </w:r>
      <w:r>
        <w:rPr>
          <w:i/>
          <w:iCs/>
          <w:highlight w:val="yellow"/>
        </w:rPr>
        <w:t>*</w:t>
      </w:r>
      <w:proofErr w:type="spellStart"/>
      <w:r>
        <w:rPr>
          <w:i/>
          <w:iCs/>
          <w:highlight w:val="yellow"/>
        </w:rPr>
        <w:t>eLife</w:t>
      </w:r>
      <w:proofErr w:type="spellEnd"/>
      <w:r>
        <w:rPr>
          <w:i/>
          <w:iCs/>
          <w:highlight w:val="yellow"/>
        </w:rPr>
        <w:t>*</w:t>
      </w:r>
      <w:r>
        <w:rPr>
          <w:highlight w:val="yellow"/>
        </w:rPr>
        <w:t xml:space="preserve"> (2025).</w:t>
      </w:r>
    </w:p>
    <w:p w14:paraId="1FE2FA5F" w14:textId="77777777" w:rsidR="00C4337E" w:rsidRDefault="00C4337E">
      <w:pPr>
        <w:ind w:left="567"/>
        <w:rPr>
          <w:highlight w:val="yellow"/>
        </w:rPr>
      </w:pPr>
    </w:p>
    <w:p w14:paraId="61ABD23F" w14:textId="77777777" w:rsidR="00C4337E" w:rsidRDefault="00000000">
      <w:pPr>
        <w:ind w:left="567"/>
        <w:rPr>
          <w:highlight w:val="yellow"/>
        </w:rPr>
      </w:pPr>
      <w:r>
        <w:rPr>
          <w:highlight w:val="yellow"/>
        </w:rPr>
        <w:t xml:space="preserve">12. Perez E, Ringer S, </w:t>
      </w:r>
      <w:proofErr w:type="spellStart"/>
      <w:r>
        <w:rPr>
          <w:highlight w:val="yellow"/>
        </w:rPr>
        <w:t>Lukosiute</w:t>
      </w:r>
      <w:proofErr w:type="spellEnd"/>
      <w:r>
        <w:rPr>
          <w:highlight w:val="yellow"/>
        </w:rPr>
        <w:t xml:space="preserve"> K, Nguyen K, Chen E, Heiner S, et al. Discovering Language Model Behaviors with Model-Written Evaluations. arXiv:2212.09251 (2022).</w:t>
      </w:r>
    </w:p>
    <w:p w14:paraId="17AD9C85" w14:textId="77777777" w:rsidR="00C4337E" w:rsidRDefault="00C4337E">
      <w:pPr>
        <w:ind w:left="567"/>
        <w:rPr>
          <w:highlight w:val="yellow"/>
        </w:rPr>
      </w:pPr>
    </w:p>
    <w:p w14:paraId="7A5A67CA" w14:textId="77777777" w:rsidR="00C4337E" w:rsidRDefault="00000000">
      <w:pPr>
        <w:ind w:left="567"/>
      </w:pPr>
      <w:r>
        <w:rPr>
          <w:highlight w:val="yellow"/>
        </w:rPr>
        <w:t>13. Zhao A, Wu Z, Awadallah A, Smith NA. Uncertainty and Ambiguity Aversion in Large Language Models. arXiv:2402.03408 (2024).</w:t>
      </w:r>
    </w:p>
    <w:p w14:paraId="794CA98A" w14:textId="77777777" w:rsidR="00C4337E" w:rsidRDefault="00C4337E"/>
    <w:p w14:paraId="0D110866" w14:textId="77777777" w:rsidR="00C4337E" w:rsidRDefault="00000000">
      <w:pPr>
        <w:pStyle w:val="Heading1"/>
        <w:numPr>
          <w:ilvl w:val="0"/>
          <w:numId w:val="1"/>
        </w:numPr>
      </w:pPr>
      <w:r>
        <w:t>Supplementary Material</w:t>
      </w:r>
    </w:p>
    <w:p w14:paraId="617BEEDE" w14:textId="77777777" w:rsidR="00C4337E" w:rsidRDefault="00000000">
      <w:pPr>
        <w:pStyle w:val="Heading1"/>
        <w:numPr>
          <w:ilvl w:val="0"/>
          <w:numId w:val="1"/>
        </w:numPr>
      </w:pPr>
      <w:r>
        <w:t xml:space="preserve">Data Availability Statement </w:t>
      </w:r>
    </w:p>
    <w:p w14:paraId="6A87B53B" w14:textId="77777777" w:rsidR="00C4337E" w:rsidRDefault="00000000">
      <w:r>
        <w:t>The analysis code and anonymized review scores are publicly available at: https://github.com/hantswilliams/sbu-seedgrant-llm-grantreviewer. Additional data are available upon reasonable request.</w:t>
      </w:r>
    </w:p>
    <w:sectPr w:rsidR="00C4337E">
      <w:headerReference w:type="even" r:id="rId12"/>
      <w:headerReference w:type="default" r:id="rId13"/>
      <w:footerReference w:type="even" r:id="rId14"/>
      <w:footerReference w:type="default" r:id="rId15"/>
      <w:headerReference w:type="first" r:id="rId16"/>
      <w:pgSz w:w="12240" w:h="15840"/>
      <w:pgMar w:top="1138" w:right="1181" w:bottom="1138" w:left="1282" w:header="283" w:footer="510" w:gutter="0"/>
      <w:lnNumType w:countBy="1" w:restart="continuous"/>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Lamberg, Eric M." w:date="2026-03-05T14:32:00Z" w:initials="EL">
    <w:p w14:paraId="694081B0" w14:textId="77777777" w:rsidR="00EA31C1" w:rsidRDefault="00EA31C1" w:rsidP="00EA31C1">
      <w:r>
        <w:rPr>
          <w:rStyle w:val="CommentReference"/>
        </w:rPr>
        <w:annotationRef/>
      </w:r>
      <w:r>
        <w:rPr>
          <w:rFonts w:eastAsiaTheme="minorHAnsi" w:cstheme="minorBidi"/>
          <w:sz w:val="20"/>
          <w:szCs w:val="20"/>
        </w:rPr>
        <w:t>do these need to be cited?</w:t>
      </w:r>
    </w:p>
  </w:comment>
  <w:comment w:id="12" w:author="Lamberg, Eric M." w:date="2026-03-05T14:38:00Z" w:initials="EL">
    <w:p w14:paraId="3CD3CDD3" w14:textId="77777777" w:rsidR="00EA31C1" w:rsidRDefault="00EA31C1" w:rsidP="00EA31C1">
      <w:r>
        <w:rPr>
          <w:rStyle w:val="CommentReference"/>
        </w:rPr>
        <w:annotationRef/>
      </w:r>
      <w:r>
        <w:rPr>
          <w:rFonts w:eastAsiaTheme="minorHAnsi" w:cstheme="minorBidi"/>
          <w:sz w:val="20"/>
          <w:szCs w:val="20"/>
        </w:rPr>
        <w:t xml:space="preserve">appendix? </w:t>
      </w:r>
    </w:p>
  </w:comment>
  <w:comment w:id="15" w:author="Lamberg, Eric M." w:date="2026-03-05T14:38:00Z" w:initials="EL">
    <w:p w14:paraId="4571C3A8" w14:textId="77777777" w:rsidR="00EA31C1" w:rsidRDefault="00EA31C1" w:rsidP="00EA31C1">
      <w:r>
        <w:rPr>
          <w:rStyle w:val="CommentReference"/>
        </w:rPr>
        <w:annotationRef/>
      </w:r>
      <w:r>
        <w:rPr>
          <w:rFonts w:eastAsiaTheme="minorHAnsi" w:cstheme="minorBidi"/>
          <w:sz w:val="20"/>
          <w:szCs w:val="20"/>
        </w:rPr>
        <w:t>I think we should include this text in the appendix</w:t>
      </w:r>
    </w:p>
  </w:comment>
  <w:comment w:id="192" w:author="Lamberg, Eric M." w:date="2026-03-05T15:26:00Z" w:initials="EL">
    <w:p w14:paraId="7BBD585B" w14:textId="77777777" w:rsidR="001D24EE" w:rsidRDefault="001D24EE" w:rsidP="001D24EE">
      <w:r>
        <w:rPr>
          <w:rStyle w:val="CommentReference"/>
        </w:rPr>
        <w:annotationRef/>
      </w:r>
      <w:r>
        <w:rPr>
          <w:rFonts w:eastAsiaTheme="minorHAnsi" w:cstheme="minorBidi"/>
          <w:sz w:val="20"/>
          <w:szCs w:val="20"/>
        </w:rPr>
        <w:t>Do we want to talk about the feedback that was provided by the LLM for the application to be improved uppn?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4081B0" w15:done="0"/>
  <w15:commentEx w15:paraId="3CD3CDD3" w15:done="0"/>
  <w15:commentEx w15:paraId="4571C3A8" w15:done="0"/>
  <w15:commentEx w15:paraId="7BBD5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75B47C" w16cex:dateUtc="2026-03-05T19:32:00Z"/>
  <w16cex:commentExtensible w16cex:durableId="78A3E754" w16cex:dateUtc="2026-03-05T19:38:00Z"/>
  <w16cex:commentExtensible w16cex:durableId="5F120048" w16cex:dateUtc="2026-03-05T19:38:00Z"/>
  <w16cex:commentExtensible w16cex:durableId="4E151FA3" w16cex:dateUtc="2026-03-05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4081B0" w16cid:durableId="3575B47C"/>
  <w16cid:commentId w16cid:paraId="3CD3CDD3" w16cid:durableId="78A3E754"/>
  <w16cid:commentId w16cid:paraId="4571C3A8" w16cid:durableId="5F120048"/>
  <w16cid:commentId w16cid:paraId="7BBD585B" w16cid:durableId="4E151F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0DD26" w14:textId="77777777" w:rsidR="00B70595" w:rsidRDefault="00B70595">
      <w:r>
        <w:separator/>
      </w:r>
    </w:p>
  </w:endnote>
  <w:endnote w:type="continuationSeparator" w:id="0">
    <w:p w14:paraId="358C5BC5" w14:textId="77777777" w:rsidR="00B70595" w:rsidRDefault="00B70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7E3AA2D7-A242-3748-8907-535846DD82B9}"/>
    <w:embedBold r:id="rId2" w:fontKey="{490AF22F-1E9A-4C49-B789-26AE8FBBACAB}"/>
    <w:embedItalic r:id="rId3" w:fontKey="{3B0E5532-EC9C-FF4F-8DE0-90E3F8DB655D}"/>
    <w:embedBoldItalic r:id="rId4" w:fontKey="{ACBC5BC3-1C12-A748-B0A5-770C2437D1EB}"/>
  </w:font>
  <w:font w:name="Cambria">
    <w:panose1 w:val="02040503050406030204"/>
    <w:charset w:val="00"/>
    <w:family w:val="roman"/>
    <w:pitch w:val="variable"/>
    <w:sig w:usb0="E00002FF" w:usb1="400004FF" w:usb2="00000000" w:usb3="00000000" w:csb0="0000019F" w:csb1="00000000"/>
    <w:embedRegular r:id="rId5" w:fontKey="{256A0526-3E04-DF42-ADB4-7743802DE27B}"/>
    <w:embedBold r:id="rId6" w:fontKey="{51FA7358-964D-A74C-8A16-D6457AB27606}"/>
  </w:font>
  <w:font w:name="Calibri">
    <w:panose1 w:val="020F0502020204030204"/>
    <w:charset w:val="00"/>
    <w:family w:val="swiss"/>
    <w:pitch w:val="variable"/>
    <w:sig w:usb0="E0002AFF" w:usb1="C000247B" w:usb2="00000009" w:usb3="00000000" w:csb0="000001FF" w:csb1="00000000"/>
    <w:embedRegular r:id="rId7" w:fontKey="{757120AF-8E2B-6643-88D3-314BDA1A9BAF}"/>
    <w:embedBold r:id="rId8" w:fontKey="{4E4CB3C2-CFF3-F947-8FD2-F19157C1A01E}"/>
    <w:embedItalic r:id="rId9" w:fontKey="{6DF78877-D99F-E844-B9F1-E56E9B3E1BBD}"/>
  </w:font>
  <w:font w:name="Tahoma">
    <w:panose1 w:val="020B0604030504040204"/>
    <w:charset w:val="00"/>
    <w:family w:val="swiss"/>
    <w:pitch w:val="variable"/>
    <w:sig w:usb0="E1002EFF" w:usb1="C000605B" w:usb2="00000029" w:usb3="00000000" w:csb0="000101FF" w:csb1="00000000"/>
    <w:embedRegular r:id="rId10" w:fontKey="{7E1C018B-AC58-FE49-8590-297FF61B0232}"/>
  </w:font>
  <w:font w:name="Arial">
    <w:panose1 w:val="020B0604020202020204"/>
    <w:charset w:val="00"/>
    <w:family w:val="swiss"/>
    <w:pitch w:val="variable"/>
    <w:sig w:usb0="E0002AFF" w:usb1="C0007843" w:usb2="00000009" w:usb3="00000000" w:csb0="000001FF" w:csb1="00000000"/>
    <w:embedRegular r:id="rId11" w:fontKey="{5E63B10C-6E1B-2940-9239-9AC68D1BDE3D}"/>
    <w:embedBold r:id="rId12" w:fontKey="{3BF3348D-F24C-B94A-9606-EC593EA12448}"/>
    <w:embedItalic r:id="rId13" w:fontKey="{11C941B8-A011-5644-B961-889DA02949D0}"/>
    <w:embedBoldItalic r:id="rId14" w:fontKey="{799152FF-2466-C347-808A-226E3D763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F072" w14:textId="77777777" w:rsidR="00C4337E" w:rsidRDefault="00000000">
    <w:pPr>
      <w:pBdr>
        <w:top w:val="nil"/>
        <w:left w:val="nil"/>
        <w:bottom w:val="nil"/>
        <w:right w:val="nil"/>
        <w:between w:val="nil"/>
      </w:pBdr>
      <w:tabs>
        <w:tab w:val="center" w:pos="4844"/>
        <w:tab w:val="right" w:pos="9689"/>
      </w:tabs>
      <w:spacing w:before="120"/>
      <w:rPr>
        <w:color w:val="C00000"/>
      </w:rPr>
    </w:pPr>
    <w:r>
      <w:rPr>
        <w:noProof/>
      </w:rPr>
      <mc:AlternateContent>
        <mc:Choice Requires="wps">
          <w:drawing>
            <wp:anchor distT="0" distB="0" distL="114300" distR="114300" simplePos="0" relativeHeight="251659264" behindDoc="0" locked="0" layoutInCell="1" hidden="0" allowOverlap="1" wp14:anchorId="34D6DF6A" wp14:editId="3245C7D1">
              <wp:simplePos x="0" y="0"/>
              <wp:positionH relativeFrom="column">
                <wp:posOffset>4694872</wp:posOffset>
              </wp:positionH>
              <wp:positionV relativeFrom="paragraph">
                <wp:posOffset>-4761</wp:posOffset>
              </wp:positionV>
              <wp:extent cx="1518285" cy="405130"/>
              <wp:effectExtent l="0" t="0" r="0" b="0"/>
              <wp:wrapNone/>
              <wp:docPr id="309" name="Rectangle 309"/>
              <wp:cNvGraphicFramePr/>
              <a:graphic xmlns:a="http://schemas.openxmlformats.org/drawingml/2006/main">
                <a:graphicData uri="http://schemas.microsoft.com/office/word/2010/wordprocessingShape">
                  <wps:wsp>
                    <wps:cNvSpPr/>
                    <wps:spPr>
                      <a:xfrm>
                        <a:off x="4591620" y="3582198"/>
                        <a:ext cx="1508760" cy="395605"/>
                      </a:xfrm>
                      <a:prstGeom prst="rect">
                        <a:avLst/>
                      </a:prstGeom>
                      <a:noFill/>
                      <a:ln>
                        <a:noFill/>
                      </a:ln>
                    </wps:spPr>
                    <wps:txbx>
                      <w:txbxContent>
                        <w:p w14:paraId="4CC81FC3" w14:textId="77777777" w:rsidR="00C4337E" w:rsidRDefault="00000000">
                          <w:pPr>
                            <w:spacing w:before="120"/>
                            <w:jc w:val="right"/>
                            <w:textDirection w:val="btLr"/>
                          </w:pPr>
                          <w:r>
                            <w:rPr>
                              <w:color w:val="000000"/>
                            </w:rPr>
                            <w:t xml:space="preserve"> </w:t>
                          </w:r>
                          <w:proofErr w:type="gramStart"/>
                          <w:r>
                            <w:rPr>
                              <w:color w:val="000000"/>
                            </w:rPr>
                            <w:t>PAGE  \</w:t>
                          </w:r>
                          <w:proofErr w:type="gramEnd"/>
                          <w:r>
                            <w:rPr>
                              <w:color w:val="000000"/>
                            </w:rPr>
                            <w:t xml:space="preserve">* Arabic  \* MERGEFORMAT </w:t>
                          </w:r>
                          <w:r>
                            <w:rPr>
                              <w:color w:val="000000"/>
                              <w:sz w:val="22"/>
                            </w:rPr>
                            <w:t>4</w:t>
                          </w:r>
                        </w:p>
                      </w:txbxContent>
                    </wps:txbx>
                    <wps:bodyPr spcFirstLastPara="1" wrap="square" lIns="91425" tIns="45700" rIns="91425" bIns="45700" anchor="t" anchorCtr="0">
                      <a:noAutofit/>
                    </wps:bodyPr>
                  </wps:wsp>
                </a:graphicData>
              </a:graphic>
            </wp:anchor>
          </w:drawing>
        </mc:Choice>
        <mc:Fallback>
          <w:pict>
            <v:rect w14:anchorId="34D6DF6A" id="Rectangle 309" o:spid="_x0000_s1026" style="position:absolute;margin-left:369.65pt;margin-top:-.35pt;width:119.55pt;height:3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" filled="f" stroked="f">
              <v:textbox inset="2.53958mm,1.2694mm,2.53958mm,1.2694mm">
                <w:txbxContent>
                  <w:p w14:paraId="4CC81FC3" w14:textId="77777777" w:rsidR="00C4337E" w:rsidRDefault="00000000">
                    <w:pPr>
                      <w:spacing w:before="120"/>
                      <w:jc w:val="right"/>
                      <w:textDirection w:val="btLr"/>
                    </w:pPr>
                    <w:r>
                      <w:rPr>
                        <w:color w:val="000000"/>
                      </w:rPr>
                      <w:t xml:space="preserve"> </w:t>
                    </w:r>
                    <w:proofErr w:type="gramStart"/>
                    <w:r>
                      <w:rPr>
                        <w:color w:val="000000"/>
                      </w:rPr>
                      <w:t>PAGE  \</w:t>
                    </w:r>
                    <w:proofErr w:type="gramEnd"/>
                    <w:r>
                      <w:rPr>
                        <w:color w:val="000000"/>
                      </w:rPr>
                      <w:t xml:space="preserve">* Arabic  \* MERGEFORMAT </w:t>
                    </w:r>
                    <w:r>
                      <w:rPr>
                        <w:color w:val="000000"/>
                        <w:sz w:val="22"/>
                      </w:rPr>
                      <w:t>4</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A0F5C64" wp14:editId="7A583C65">
              <wp:simplePos x="0" y="0"/>
              <wp:positionH relativeFrom="column">
                <wp:posOffset>-113040</wp:posOffset>
              </wp:positionH>
              <wp:positionV relativeFrom="paragraph">
                <wp:posOffset>-63180</wp:posOffset>
              </wp:positionV>
              <wp:extent cx="3681756" cy="1413510"/>
              <wp:effectExtent l="0" t="0" r="0" b="0"/>
              <wp:wrapNone/>
              <wp:docPr id="308" name="Rectangle 308"/>
              <wp:cNvGraphicFramePr/>
              <a:graphic xmlns:a="http://schemas.openxmlformats.org/drawingml/2006/main">
                <a:graphicData uri="http://schemas.microsoft.com/office/word/2010/wordprocessingShape">
                  <wps:wsp>
                    <wps:cNvSpPr/>
                    <wps:spPr>
                      <a:xfrm>
                        <a:off x="3509885" y="3078008"/>
                        <a:ext cx="3672231" cy="1403985"/>
                      </a:xfrm>
                      <a:prstGeom prst="rect">
                        <a:avLst/>
                      </a:prstGeom>
                      <a:solidFill>
                        <a:srgbClr val="FFFFFF"/>
                      </a:solidFill>
                      <a:ln>
                        <a:noFill/>
                      </a:ln>
                    </wps:spPr>
                    <wps:txbx>
                      <w:txbxContent>
                        <w:p w14:paraId="5F8C57FD" w14:textId="77777777" w:rsidR="00C4337E" w:rsidRDefault="00000000">
                          <w:pPr>
                            <w:textDirection w:val="btLr"/>
                          </w:pPr>
                          <w:r>
                            <w:rPr>
                              <w:color w:val="C00000"/>
                            </w:rPr>
                            <w:t xml:space="preserve">This is a provisional file, not the final typeset </w:t>
                          </w:r>
                          <w:proofErr w:type="gramStart"/>
                          <w:r>
                            <w:rPr>
                              <w:color w:val="C00000"/>
                            </w:rPr>
                            <w:t>article</w:t>
                          </w:r>
                          <w:proofErr w:type="gramEnd"/>
                        </w:p>
                      </w:txbxContent>
                    </wps:txbx>
                    <wps:bodyPr spcFirstLastPara="1" wrap="square" lIns="91425" tIns="45700" rIns="91425" bIns="45700" anchor="t" anchorCtr="0">
                      <a:noAutofit/>
                    </wps:bodyPr>
                  </wps:wsp>
                </a:graphicData>
              </a:graphic>
            </wp:anchor>
          </w:drawing>
        </mc:Choice>
        <mc:Fallback>
          <w:pict>
            <v:rect w14:anchorId="3A0F5C64" id="Rectangle 308" o:spid="_x0000_s1027" style="position:absolute;margin-left:-8.9pt;margin-top:-4.95pt;width:289.9pt;height:111.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" stroked="f">
              <v:textbox inset="2.53958mm,1.2694mm,2.53958mm,1.2694mm">
                <w:txbxContent>
                  <w:p w14:paraId="5F8C57FD" w14:textId="77777777" w:rsidR="00C4337E" w:rsidRDefault="00000000">
                    <w:pPr>
                      <w:textDirection w:val="btLr"/>
                    </w:pPr>
                    <w:r>
                      <w:rPr>
                        <w:color w:val="C00000"/>
                      </w:rPr>
                      <w:t xml:space="preserve">This is a provisional file, not the final typeset </w:t>
                    </w:r>
                    <w:proofErr w:type="gramStart"/>
                    <w:r>
                      <w:rPr>
                        <w:color w:val="C00000"/>
                      </w:rPr>
                      <w:t>article</w:t>
                    </w:r>
                    <w:proofErr w:type="gramEnd"/>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1D776" w14:textId="77777777" w:rsidR="00C4337E" w:rsidRDefault="00000000">
    <w:pPr>
      <w:pBdr>
        <w:top w:val="nil"/>
        <w:left w:val="nil"/>
        <w:bottom w:val="nil"/>
        <w:right w:val="nil"/>
        <w:between w:val="nil"/>
      </w:pBdr>
      <w:tabs>
        <w:tab w:val="center" w:pos="4844"/>
        <w:tab w:val="right" w:pos="9689"/>
      </w:tabs>
      <w:spacing w:before="120"/>
      <w:rPr>
        <w:b/>
        <w:bCs/>
        <w:color w:val="000000"/>
        <w:sz w:val="20"/>
        <w:szCs w:val="20"/>
      </w:rPr>
    </w:pPr>
    <w:r>
      <w:rPr>
        <w:noProof/>
      </w:rPr>
      <mc:AlternateContent>
        <mc:Choice Requires="wps">
          <w:drawing>
            <wp:anchor distT="0" distB="0" distL="114300" distR="114300" simplePos="0" relativeHeight="251658240" behindDoc="0" locked="0" layoutInCell="1" hidden="0" allowOverlap="1" wp14:anchorId="2611E741" wp14:editId="17E16622">
              <wp:simplePos x="0" y="0"/>
              <wp:positionH relativeFrom="column">
                <wp:posOffset>4694872</wp:posOffset>
              </wp:positionH>
              <wp:positionV relativeFrom="paragraph">
                <wp:posOffset>-4761</wp:posOffset>
              </wp:positionV>
              <wp:extent cx="1518285" cy="405130"/>
              <wp:effectExtent l="0" t="0" r="0" b="0"/>
              <wp:wrapNone/>
              <wp:docPr id="310" name="Rectangle 310"/>
              <wp:cNvGraphicFramePr/>
              <a:graphic xmlns:a="http://schemas.openxmlformats.org/drawingml/2006/main">
                <a:graphicData uri="http://schemas.microsoft.com/office/word/2010/wordprocessingShape">
                  <wps:wsp>
                    <wps:cNvSpPr/>
                    <wps:spPr>
                      <a:xfrm>
                        <a:off x="4591620" y="3582198"/>
                        <a:ext cx="1508760" cy="395605"/>
                      </a:xfrm>
                      <a:prstGeom prst="rect">
                        <a:avLst/>
                      </a:prstGeom>
                      <a:noFill/>
                      <a:ln>
                        <a:noFill/>
                      </a:ln>
                    </wps:spPr>
                    <wps:txbx>
                      <w:txbxContent>
                        <w:p w14:paraId="126CFB39" w14:textId="77777777" w:rsidR="00C4337E" w:rsidRDefault="00000000">
                          <w:pPr>
                            <w:spacing w:before="120"/>
                            <w:jc w:val="right"/>
                            <w:textDirection w:val="btLr"/>
                          </w:pPr>
                          <w:r>
                            <w:rPr>
                              <w:color w:val="000000"/>
                            </w:rPr>
                            <w:t xml:space="preserve"> </w:t>
                          </w:r>
                          <w:proofErr w:type="gramStart"/>
                          <w:r>
                            <w:rPr>
                              <w:color w:val="000000"/>
                            </w:rPr>
                            <w:t>PAGE  \</w:t>
                          </w:r>
                          <w:proofErr w:type="gramEnd"/>
                          <w:r>
                            <w:rPr>
                              <w:color w:val="000000"/>
                            </w:rPr>
                            <w:t xml:space="preserve">* Arabic  \* MERGEFORMAT </w:t>
                          </w:r>
                          <w:r>
                            <w:rPr>
                              <w:color w:val="000000"/>
                              <w:sz w:val="22"/>
                            </w:rPr>
                            <w:t>3</w:t>
                          </w:r>
                        </w:p>
                      </w:txbxContent>
                    </wps:txbx>
                    <wps:bodyPr spcFirstLastPara="1" wrap="square" lIns="91425" tIns="45700" rIns="91425" bIns="45700" anchor="t" anchorCtr="0">
                      <a:noAutofit/>
                    </wps:bodyPr>
                  </wps:wsp>
                </a:graphicData>
              </a:graphic>
            </wp:anchor>
          </w:drawing>
        </mc:Choice>
        <mc:Fallback>
          <w:pict>
            <v:rect w14:anchorId="2611E741" id="Rectangle 310" o:spid="_x0000_s1028" style="position:absolute;margin-left:369.65pt;margin-top:-.35pt;width:119.55pt;height:31.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" filled="f" stroked="f">
              <v:textbox inset="2.53958mm,1.2694mm,2.53958mm,1.2694mm">
                <w:txbxContent>
                  <w:p w14:paraId="126CFB39" w14:textId="77777777" w:rsidR="00C4337E" w:rsidRDefault="00000000">
                    <w:pPr>
                      <w:spacing w:before="120"/>
                      <w:jc w:val="right"/>
                      <w:textDirection w:val="btLr"/>
                    </w:pPr>
                    <w:r>
                      <w:rPr>
                        <w:color w:val="000000"/>
                      </w:rPr>
                      <w:t xml:space="preserve"> </w:t>
                    </w:r>
                    <w:proofErr w:type="gramStart"/>
                    <w:r>
                      <w:rPr>
                        <w:color w:val="000000"/>
                      </w:rPr>
                      <w:t>PAGE  \</w:t>
                    </w:r>
                    <w:proofErr w:type="gramEnd"/>
                    <w:r>
                      <w:rPr>
                        <w:color w:val="000000"/>
                      </w:rPr>
                      <w:t xml:space="preserve">* Arabic  \* MERGEFORMAT </w:t>
                    </w:r>
                    <w:r>
                      <w:rPr>
                        <w:color w:val="000000"/>
                        <w:sz w:val="22"/>
                      </w:rPr>
                      <w:t>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0BDF1" w14:textId="77777777" w:rsidR="00B70595" w:rsidRDefault="00B70595">
      <w:r>
        <w:separator/>
      </w:r>
    </w:p>
  </w:footnote>
  <w:footnote w:type="continuationSeparator" w:id="0">
    <w:p w14:paraId="14072E43" w14:textId="77777777" w:rsidR="00B70595" w:rsidRDefault="00B70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A029"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6A6A9"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017C3" w14:textId="77777777" w:rsidR="00C4337E" w:rsidRDefault="00000000">
    <w:pPr>
      <w:pBdr>
        <w:top w:val="nil"/>
        <w:left w:val="nil"/>
        <w:bottom w:val="nil"/>
        <w:right w:val="nil"/>
        <w:between w:val="nil"/>
      </w:pBdr>
      <w:tabs>
        <w:tab w:val="center" w:pos="4844"/>
        <w:tab w:val="right" w:pos="9689"/>
      </w:tabs>
      <w:spacing w:before="120" w:after="240"/>
      <w:rPr>
        <w:b/>
        <w:bCs/>
        <w:color w:val="000000"/>
      </w:rPr>
    </w:pPr>
    <w:r>
      <w:rPr>
        <w:b/>
        <w:bCs/>
        <w:noProof/>
        <w:color w:val="A6A6A6"/>
      </w:rPr>
      <w:drawing>
        <wp:inline distT="0" distB="0" distL="0" distR="0" wp14:anchorId="3D17DEB3" wp14:editId="57C74348">
          <wp:extent cx="1534909" cy="551877"/>
          <wp:effectExtent l="0" t="0" r="0" b="0"/>
          <wp:docPr id="311" name="image1.jpg" descr="C:\Users\Elaine.Scott\Documents\LaTex\____TEST____Frontiers_LaTeX_Templates_V2.5\Frontiers LaTeX (Science, Health and Engineering) V2.5 - with Supplementary material (V1.2)\logo1.jpg"/>
          <wp:cNvGraphicFramePr/>
          <a:graphic xmlns:a="http://schemas.openxmlformats.org/drawingml/2006/main">
            <a:graphicData uri="http://schemas.openxmlformats.org/drawingml/2006/picture">
              <pic:pic xmlns:pic="http://schemas.openxmlformats.org/drawingml/2006/picture">
                <pic:nvPicPr>
                  <pic:cNvPr id="0" name="image1.jpg" descr="C:\Users\Elaine.Scott\Documents\LaTex\____TEST____Frontiers_LaTeX_Templates_V2.5\Frontiers LaTeX (Science, Health and Engineering) V2.5 - with Supplementary material (V1.2)\logo1.jpg"/>
                  <pic:cNvPicPr preferRelativeResize="0"/>
                </pic:nvPicPr>
                <pic:blipFill>
                  <a:blip r:embed="rId1"/>
                  <a:srcRect/>
                  <a:stretch>
                    <a:fillRect/>
                  </a:stretch>
                </pic:blipFill>
                <pic:spPr>
                  <a:xfrm>
                    <a:off x="0" y="0"/>
                    <a:ext cx="1534909" cy="551877"/>
                  </a:xfrm>
                  <a:prstGeom prst="rect">
                    <a:avLst/>
                  </a:prstGeom>
                  <a:ln/>
                </pic:spPr>
              </pic:pic>
            </a:graphicData>
          </a:graphic>
        </wp:inline>
      </w:drawing>
    </w:r>
    <w:r>
      <w:rPr>
        <w:b/>
        <w:b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F5FF9"/>
    <w:multiLevelType w:val="multilevel"/>
    <w:tmpl w:val="236432D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151A88"/>
    <w:multiLevelType w:val="multilevel"/>
    <w:tmpl w:val="239ED6C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num w:numId="1" w16cid:durableId="129827722">
    <w:abstractNumId w:val="1"/>
  </w:num>
  <w:num w:numId="2" w16cid:durableId="622660762">
    <w:abstractNumId w:val="0"/>
  </w:num>
  <w:num w:numId="3" w16cid:durableId="374502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mberg, Eric M.">
    <w15:presenceInfo w15:providerId="AD" w15:userId="S::elamberg@stonybrookmedicine.edu::d673e038-1da2-41c5-8edc-830576ec1f73"/>
  </w15:person>
  <w15:person w15:author="E.Lamberg">
    <w15:presenceInfo w15:providerId="None" w15:userId="E.Lamberg"/>
  </w15:person>
  <w15:person w15:author="Hants Williams">
    <w15:presenceInfo w15:providerId="AD" w15:userId="S::Hants.Williams@stonybrook.edu::13b33a11-da3a-47d4-b616-201ad5067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trackRevisio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7E"/>
    <w:rsid w:val="0002738D"/>
    <w:rsid w:val="000E0310"/>
    <w:rsid w:val="001B65E4"/>
    <w:rsid w:val="001D24EE"/>
    <w:rsid w:val="00262B3E"/>
    <w:rsid w:val="00273FA4"/>
    <w:rsid w:val="002E7284"/>
    <w:rsid w:val="004131CA"/>
    <w:rsid w:val="006562CA"/>
    <w:rsid w:val="006E3267"/>
    <w:rsid w:val="006E4F4B"/>
    <w:rsid w:val="009762CF"/>
    <w:rsid w:val="00A51846"/>
    <w:rsid w:val="00AE0203"/>
    <w:rsid w:val="00B7025C"/>
    <w:rsid w:val="00B70595"/>
    <w:rsid w:val="00C4337E"/>
    <w:rsid w:val="00D05992"/>
    <w:rsid w:val="00D10D22"/>
    <w:rsid w:val="00EA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97830"/>
  <w15:docId w15:val="{E277D109-218B-F544-9EEB-A76366D8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240"/>
      <w:ind w:left="567" w:hanging="567"/>
      <w:outlineLvl w:val="0"/>
    </w:pPr>
    <w:rPr>
      <w:b/>
      <w:bCs/>
    </w:rPr>
  </w:style>
  <w:style w:type="paragraph" w:styleId="Heading2">
    <w:name w:val="heading 2"/>
    <w:basedOn w:val="Normal"/>
    <w:next w:val="Normal"/>
    <w:link w:val="Heading2Char"/>
    <w:uiPriority w:val="9"/>
    <w:unhideWhenUsed/>
    <w:qFormat/>
    <w:pPr>
      <w:spacing w:before="240" w:after="200"/>
      <w:ind w:left="567" w:hanging="567"/>
      <w:outlineLvl w:val="1"/>
    </w:pPr>
    <w:rPr>
      <w:b/>
      <w:bCs/>
    </w:rPr>
  </w:style>
  <w:style w:type="paragraph" w:styleId="Heading3">
    <w:name w:val="heading 3"/>
    <w:basedOn w:val="Normal"/>
    <w:next w:val="Normal"/>
    <w:link w:val="Heading3Char"/>
    <w:uiPriority w:val="9"/>
    <w:semiHidden/>
    <w:unhideWhenUsed/>
    <w:qFormat/>
    <w:pPr>
      <w:keepNext/>
      <w:keepLines/>
      <w:spacing w:before="40" w:after="120"/>
      <w:ind w:left="567" w:hanging="567"/>
      <w:outlineLvl w:val="2"/>
    </w:pPr>
    <w:rPr>
      <w:b/>
      <w:bCs/>
    </w:rPr>
  </w:style>
  <w:style w:type="paragraph" w:styleId="Heading4">
    <w:name w:val="heading 4"/>
    <w:basedOn w:val="Normal"/>
    <w:next w:val="Normal"/>
    <w:link w:val="Heading4Char"/>
    <w:uiPriority w:val="9"/>
    <w:semiHidden/>
    <w:unhideWhenUsed/>
    <w:qFormat/>
    <w:pPr>
      <w:keepNext/>
      <w:keepLines/>
      <w:spacing w:before="40" w:after="120"/>
      <w:ind w:left="567" w:hanging="567"/>
      <w:outlineLvl w:val="3"/>
    </w:pPr>
    <w:rPr>
      <w:b/>
      <w:bCs/>
    </w:rPr>
  </w:style>
  <w:style w:type="paragraph" w:styleId="Heading5">
    <w:name w:val="heading 5"/>
    <w:basedOn w:val="Normal"/>
    <w:next w:val="Normal"/>
    <w:link w:val="Heading5Char"/>
    <w:uiPriority w:val="9"/>
    <w:semiHidden/>
    <w:unhideWhenUsed/>
    <w:qFormat/>
    <w:pPr>
      <w:keepNext/>
      <w:keepLines/>
      <w:spacing w:before="40" w:after="120"/>
      <w:ind w:left="567" w:hanging="567"/>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360"/>
      <w:jc w:val="center"/>
    </w:pPr>
    <w:rPr>
      <w:b/>
      <w:bCs/>
      <w:sz w:val="32"/>
      <w:szCs w:val="32"/>
    </w:rPr>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2"/>
      </w:numPr>
      <w:spacing w:before="120" w:after="240"/>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before="120"/>
    </w:pPr>
    <w:rPr>
      <w:rFonts w:eastAsiaTheme="minorHAnsi" w:cstheme="minorBidi"/>
      <w:szCs w:val="22"/>
    </w:r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before="12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spacing w:before="120" w:after="240"/>
    </w:pPr>
    <w:rPr>
      <w:rFonts w:eastAsiaTheme="minorHAnsi"/>
      <w:b/>
      <w:bCs/>
    </w:rPr>
  </w:style>
  <w:style w:type="paragraph" w:styleId="BalloonText">
    <w:name w:val="Balloon Text"/>
    <w:basedOn w:val="Normal"/>
    <w:link w:val="BalloonTextChar"/>
    <w:uiPriority w:val="99"/>
    <w:semiHidden/>
    <w:unhideWhenUsed/>
    <w:rsid w:val="00117666"/>
    <w:pPr>
      <w:spacing w:before="12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before="120"/>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pPr>
      <w:spacing w:before="120" w:after="24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style>
  <w:style w:type="paragraph" w:styleId="Revision">
    <w:name w:val="Revision"/>
    <w:hidden/>
    <w:uiPriority w:val="99"/>
    <w:semiHidden/>
    <w:rsid w:val="00A545C6"/>
  </w:style>
  <w:style w:type="character" w:styleId="UnresolvedMention">
    <w:name w:val="Unresolved Mention"/>
    <w:basedOn w:val="DefaultParagraphFont"/>
    <w:uiPriority w:val="99"/>
    <w:semiHidden/>
    <w:unhideWhenUsed/>
    <w:rsid w:val="00895308"/>
    <w:rPr>
      <w:color w:val="605E5C"/>
      <w:shd w:val="clear" w:color="auto" w:fill="E1DFDD"/>
    </w:rPr>
  </w:style>
  <w:style w:type="table" w:styleId="TableGridLight">
    <w:name w:val="Grid Table Light"/>
    <w:basedOn w:val="TableNormal"/>
    <w:uiPriority w:val="40"/>
    <w:rsid w:val="009B61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pPr>
      <w:spacing w:before="240" w:after="240"/>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95119">
      <w:bodyDiv w:val="1"/>
      <w:marLeft w:val="0"/>
      <w:marRight w:val="0"/>
      <w:marTop w:val="0"/>
      <w:marBottom w:val="0"/>
      <w:divBdr>
        <w:top w:val="none" w:sz="0" w:space="0" w:color="auto"/>
        <w:left w:val="none" w:sz="0" w:space="0" w:color="auto"/>
        <w:bottom w:val="none" w:sz="0" w:space="0" w:color="auto"/>
        <w:right w:val="none" w:sz="0" w:space="0" w:color="auto"/>
      </w:divBdr>
      <w:divsChild>
        <w:div w:id="1098209250">
          <w:marLeft w:val="0"/>
          <w:marRight w:val="0"/>
          <w:marTop w:val="0"/>
          <w:marBottom w:val="0"/>
          <w:divBdr>
            <w:top w:val="none" w:sz="0" w:space="0" w:color="auto"/>
            <w:left w:val="none" w:sz="0" w:space="0" w:color="auto"/>
            <w:bottom w:val="none" w:sz="0" w:space="0" w:color="auto"/>
            <w:right w:val="none" w:sz="0" w:space="0" w:color="auto"/>
          </w:divBdr>
          <w:divsChild>
            <w:div w:id="649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1600">
      <w:bodyDiv w:val="1"/>
      <w:marLeft w:val="0"/>
      <w:marRight w:val="0"/>
      <w:marTop w:val="0"/>
      <w:marBottom w:val="0"/>
      <w:divBdr>
        <w:top w:val="none" w:sz="0" w:space="0" w:color="auto"/>
        <w:left w:val="none" w:sz="0" w:space="0" w:color="auto"/>
        <w:bottom w:val="none" w:sz="0" w:space="0" w:color="auto"/>
        <w:right w:val="none" w:sz="0" w:space="0" w:color="auto"/>
      </w:divBdr>
      <w:divsChild>
        <w:div w:id="1739747674">
          <w:marLeft w:val="0"/>
          <w:marRight w:val="0"/>
          <w:marTop w:val="0"/>
          <w:marBottom w:val="0"/>
          <w:divBdr>
            <w:top w:val="none" w:sz="0" w:space="0" w:color="auto"/>
            <w:left w:val="none" w:sz="0" w:space="0" w:color="auto"/>
            <w:bottom w:val="none" w:sz="0" w:space="0" w:color="auto"/>
            <w:right w:val="none" w:sz="0" w:space="0" w:color="auto"/>
          </w:divBdr>
          <w:divsChild>
            <w:div w:id="623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1856">
      <w:bodyDiv w:val="1"/>
      <w:marLeft w:val="0"/>
      <w:marRight w:val="0"/>
      <w:marTop w:val="0"/>
      <w:marBottom w:val="0"/>
      <w:divBdr>
        <w:top w:val="none" w:sz="0" w:space="0" w:color="auto"/>
        <w:left w:val="none" w:sz="0" w:space="0" w:color="auto"/>
        <w:bottom w:val="none" w:sz="0" w:space="0" w:color="auto"/>
        <w:right w:val="none" w:sz="0" w:space="0" w:color="auto"/>
      </w:divBdr>
      <w:divsChild>
        <w:div w:id="1169058151">
          <w:marLeft w:val="0"/>
          <w:marRight w:val="0"/>
          <w:marTop w:val="0"/>
          <w:marBottom w:val="0"/>
          <w:divBdr>
            <w:top w:val="none" w:sz="0" w:space="0" w:color="auto"/>
            <w:left w:val="none" w:sz="0" w:space="0" w:color="auto"/>
            <w:bottom w:val="none" w:sz="0" w:space="0" w:color="auto"/>
            <w:right w:val="none" w:sz="0" w:space="0" w:color="auto"/>
          </w:divBdr>
          <w:divsChild>
            <w:div w:id="107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463">
      <w:bodyDiv w:val="1"/>
      <w:marLeft w:val="0"/>
      <w:marRight w:val="0"/>
      <w:marTop w:val="0"/>
      <w:marBottom w:val="0"/>
      <w:divBdr>
        <w:top w:val="none" w:sz="0" w:space="0" w:color="auto"/>
        <w:left w:val="none" w:sz="0" w:space="0" w:color="auto"/>
        <w:bottom w:val="none" w:sz="0" w:space="0" w:color="auto"/>
        <w:right w:val="none" w:sz="0" w:space="0" w:color="auto"/>
      </w:divBdr>
      <w:divsChild>
        <w:div w:id="184712766">
          <w:marLeft w:val="0"/>
          <w:marRight w:val="0"/>
          <w:marTop w:val="0"/>
          <w:marBottom w:val="0"/>
          <w:divBdr>
            <w:top w:val="none" w:sz="0" w:space="0" w:color="auto"/>
            <w:left w:val="none" w:sz="0" w:space="0" w:color="auto"/>
            <w:bottom w:val="none" w:sz="0" w:space="0" w:color="auto"/>
            <w:right w:val="none" w:sz="0" w:space="0" w:color="auto"/>
          </w:divBdr>
          <w:divsChild>
            <w:div w:id="9298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413">
      <w:bodyDiv w:val="1"/>
      <w:marLeft w:val="0"/>
      <w:marRight w:val="0"/>
      <w:marTop w:val="0"/>
      <w:marBottom w:val="0"/>
      <w:divBdr>
        <w:top w:val="none" w:sz="0" w:space="0" w:color="auto"/>
        <w:left w:val="none" w:sz="0" w:space="0" w:color="auto"/>
        <w:bottom w:val="none" w:sz="0" w:space="0" w:color="auto"/>
        <w:right w:val="none" w:sz="0" w:space="0" w:color="auto"/>
      </w:divBdr>
    </w:div>
    <w:div w:id="1390424669">
      <w:bodyDiv w:val="1"/>
      <w:marLeft w:val="0"/>
      <w:marRight w:val="0"/>
      <w:marTop w:val="0"/>
      <w:marBottom w:val="0"/>
      <w:divBdr>
        <w:top w:val="none" w:sz="0" w:space="0" w:color="auto"/>
        <w:left w:val="none" w:sz="0" w:space="0" w:color="auto"/>
        <w:bottom w:val="none" w:sz="0" w:space="0" w:color="auto"/>
        <w:right w:val="none" w:sz="0" w:space="0" w:color="auto"/>
      </w:divBdr>
      <w:divsChild>
        <w:div w:id="1334724024">
          <w:marLeft w:val="0"/>
          <w:marRight w:val="0"/>
          <w:marTop w:val="0"/>
          <w:marBottom w:val="0"/>
          <w:divBdr>
            <w:top w:val="none" w:sz="0" w:space="0" w:color="auto"/>
            <w:left w:val="none" w:sz="0" w:space="0" w:color="auto"/>
            <w:bottom w:val="none" w:sz="0" w:space="0" w:color="auto"/>
            <w:right w:val="none" w:sz="0" w:space="0" w:color="auto"/>
          </w:divBdr>
          <w:divsChild>
            <w:div w:id="3871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959">
      <w:bodyDiv w:val="1"/>
      <w:marLeft w:val="0"/>
      <w:marRight w:val="0"/>
      <w:marTop w:val="0"/>
      <w:marBottom w:val="0"/>
      <w:divBdr>
        <w:top w:val="none" w:sz="0" w:space="0" w:color="auto"/>
        <w:left w:val="none" w:sz="0" w:space="0" w:color="auto"/>
        <w:bottom w:val="none" w:sz="0" w:space="0" w:color="auto"/>
        <w:right w:val="none" w:sz="0" w:space="0" w:color="auto"/>
      </w:divBdr>
      <w:divsChild>
        <w:div w:id="449787944">
          <w:marLeft w:val="0"/>
          <w:marRight w:val="0"/>
          <w:marTop w:val="0"/>
          <w:marBottom w:val="0"/>
          <w:divBdr>
            <w:top w:val="none" w:sz="0" w:space="0" w:color="auto"/>
            <w:left w:val="none" w:sz="0" w:space="0" w:color="auto"/>
            <w:bottom w:val="none" w:sz="0" w:space="0" w:color="auto"/>
            <w:right w:val="none" w:sz="0" w:space="0" w:color="auto"/>
          </w:divBdr>
          <w:divsChild>
            <w:div w:id="13829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424">
      <w:bodyDiv w:val="1"/>
      <w:marLeft w:val="0"/>
      <w:marRight w:val="0"/>
      <w:marTop w:val="0"/>
      <w:marBottom w:val="0"/>
      <w:divBdr>
        <w:top w:val="none" w:sz="0" w:space="0" w:color="auto"/>
        <w:left w:val="none" w:sz="0" w:space="0" w:color="auto"/>
        <w:bottom w:val="none" w:sz="0" w:space="0" w:color="auto"/>
        <w:right w:val="none" w:sz="0" w:space="0" w:color="auto"/>
      </w:divBdr>
      <w:divsChild>
        <w:div w:id="1844394027">
          <w:marLeft w:val="0"/>
          <w:marRight w:val="0"/>
          <w:marTop w:val="0"/>
          <w:marBottom w:val="0"/>
          <w:divBdr>
            <w:top w:val="none" w:sz="0" w:space="0" w:color="auto"/>
            <w:left w:val="none" w:sz="0" w:space="0" w:color="auto"/>
            <w:bottom w:val="none" w:sz="0" w:space="0" w:color="auto"/>
            <w:right w:val="none" w:sz="0" w:space="0" w:color="auto"/>
          </w:divBdr>
          <w:divsChild>
            <w:div w:id="5941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3711">
      <w:bodyDiv w:val="1"/>
      <w:marLeft w:val="0"/>
      <w:marRight w:val="0"/>
      <w:marTop w:val="0"/>
      <w:marBottom w:val="0"/>
      <w:divBdr>
        <w:top w:val="none" w:sz="0" w:space="0" w:color="auto"/>
        <w:left w:val="none" w:sz="0" w:space="0" w:color="auto"/>
        <w:bottom w:val="none" w:sz="0" w:space="0" w:color="auto"/>
        <w:right w:val="none" w:sz="0" w:space="0" w:color="auto"/>
      </w:divBdr>
      <w:divsChild>
        <w:div w:id="388648014">
          <w:marLeft w:val="0"/>
          <w:marRight w:val="0"/>
          <w:marTop w:val="0"/>
          <w:marBottom w:val="0"/>
          <w:divBdr>
            <w:top w:val="none" w:sz="0" w:space="0" w:color="auto"/>
            <w:left w:val="none" w:sz="0" w:space="0" w:color="auto"/>
            <w:bottom w:val="none" w:sz="0" w:space="0" w:color="auto"/>
            <w:right w:val="none" w:sz="0" w:space="0" w:color="auto"/>
          </w:divBdr>
          <w:divsChild>
            <w:div w:id="669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389">
      <w:bodyDiv w:val="1"/>
      <w:marLeft w:val="0"/>
      <w:marRight w:val="0"/>
      <w:marTop w:val="0"/>
      <w:marBottom w:val="0"/>
      <w:divBdr>
        <w:top w:val="none" w:sz="0" w:space="0" w:color="auto"/>
        <w:left w:val="none" w:sz="0" w:space="0" w:color="auto"/>
        <w:bottom w:val="none" w:sz="0" w:space="0" w:color="auto"/>
        <w:right w:val="none" w:sz="0" w:space="0" w:color="auto"/>
      </w:divBdr>
      <w:divsChild>
        <w:div w:id="2076388912">
          <w:marLeft w:val="0"/>
          <w:marRight w:val="0"/>
          <w:marTop w:val="0"/>
          <w:marBottom w:val="0"/>
          <w:divBdr>
            <w:top w:val="none" w:sz="0" w:space="0" w:color="auto"/>
            <w:left w:val="none" w:sz="0" w:space="0" w:color="auto"/>
            <w:bottom w:val="none" w:sz="0" w:space="0" w:color="auto"/>
            <w:right w:val="none" w:sz="0" w:space="0" w:color="auto"/>
          </w:divBdr>
          <w:divsChild>
            <w:div w:id="19796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6599">
      <w:bodyDiv w:val="1"/>
      <w:marLeft w:val="0"/>
      <w:marRight w:val="0"/>
      <w:marTop w:val="0"/>
      <w:marBottom w:val="0"/>
      <w:divBdr>
        <w:top w:val="none" w:sz="0" w:space="0" w:color="auto"/>
        <w:left w:val="none" w:sz="0" w:space="0" w:color="auto"/>
        <w:bottom w:val="none" w:sz="0" w:space="0" w:color="auto"/>
        <w:right w:val="none" w:sz="0" w:space="0" w:color="auto"/>
      </w:divBdr>
      <w:divsChild>
        <w:div w:id="77823788">
          <w:marLeft w:val="0"/>
          <w:marRight w:val="0"/>
          <w:marTop w:val="0"/>
          <w:marBottom w:val="0"/>
          <w:divBdr>
            <w:top w:val="none" w:sz="0" w:space="0" w:color="auto"/>
            <w:left w:val="none" w:sz="0" w:space="0" w:color="auto"/>
            <w:bottom w:val="none" w:sz="0" w:space="0" w:color="auto"/>
            <w:right w:val="none" w:sz="0" w:space="0" w:color="auto"/>
          </w:divBdr>
          <w:divsChild>
            <w:div w:id="14676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9/uUGPs3T7wILS92CZ3fXeyig==">CgMxLjA4AGokChRzdWdnZXN0Lm5sZnE2NWQ1YW4yaBIMRXJpYyBMYW1iZXJnciExMDhKeEUwYmtmRHFjSDhrQ0x2UXdFWGF4QUh5b3JrZU0=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4460</Words>
  <Characters>25425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dc:creator>
  <cp:lastModifiedBy>Hants Williams</cp:lastModifiedBy>
  <cp:revision>8</cp:revision>
  <dcterms:created xsi:type="dcterms:W3CDTF">2026-03-05T20:13:00Z</dcterms:created>
  <dcterms:modified xsi:type="dcterms:W3CDTF">2026-03-18T18:31:00Z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