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2D03DA" w14:textId="77777777" w:rsidR="009251A0" w:rsidRPr="009251A0" w:rsidRDefault="009251A0" w:rsidP="009251A0">
      <w:pPr>
        <w:rPr>
          <w:b/>
          <w:bCs/>
        </w:rPr>
      </w:pPr>
      <w:r w:rsidRPr="009251A0">
        <w:rPr>
          <w:b/>
          <w:bCs/>
        </w:rPr>
        <w:t>Appendix A. Scoring Rubric</w:t>
      </w:r>
    </w:p>
    <w:p w14:paraId="477D8DF4" w14:textId="77777777" w:rsidR="009251A0" w:rsidRDefault="009251A0" w:rsidP="009251A0"/>
    <w:p w14:paraId="43F9A507" w14:textId="31F60DD6" w:rsidR="009251A0" w:rsidRDefault="009251A0" w:rsidP="009251A0">
      <w:r>
        <w:t>The standardized rubric used by all reviewers (human and LLM) comprises six weighted criteria summing to 100 points, with each criterion evaluated against four rating levels.</w:t>
      </w:r>
    </w:p>
    <w:p w14:paraId="5B3CD5BB" w14:textId="77777777" w:rsidR="009251A0" w:rsidRDefault="009251A0" w:rsidP="009251A0"/>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00"/>
        <w:gridCol w:w="900"/>
        <w:gridCol w:w="1475"/>
        <w:gridCol w:w="1475"/>
        <w:gridCol w:w="1475"/>
        <w:gridCol w:w="1475"/>
      </w:tblGrid>
      <w:tr w:rsidR="009251A0" w14:paraId="7A52A406" w14:textId="77777777" w:rsidTr="00E224A4">
        <w:tc>
          <w:tcPr>
            <w:tcW w:w="2200" w:type="dxa"/>
          </w:tcPr>
          <w:p w14:paraId="47E05F1E" w14:textId="77777777" w:rsidR="009251A0" w:rsidRDefault="009251A0" w:rsidP="00E224A4">
            <w:pPr>
              <w:rPr>
                <w:b/>
              </w:rPr>
            </w:pPr>
            <w:r>
              <w:rPr>
                <w:b/>
              </w:rPr>
              <w:t>Criterion</w:t>
            </w:r>
          </w:p>
        </w:tc>
        <w:tc>
          <w:tcPr>
            <w:tcW w:w="900" w:type="dxa"/>
          </w:tcPr>
          <w:p w14:paraId="05ADE93A" w14:textId="77777777" w:rsidR="009251A0" w:rsidRDefault="009251A0" w:rsidP="00E224A4">
            <w:pPr>
              <w:rPr>
                <w:b/>
              </w:rPr>
            </w:pPr>
            <w:r>
              <w:rPr>
                <w:b/>
              </w:rPr>
              <w:t>Max Points</w:t>
            </w:r>
          </w:p>
        </w:tc>
        <w:tc>
          <w:tcPr>
            <w:tcW w:w="1475" w:type="dxa"/>
          </w:tcPr>
          <w:p w14:paraId="7BD91C0D" w14:textId="77777777" w:rsidR="009251A0" w:rsidRDefault="009251A0" w:rsidP="00E224A4">
            <w:pPr>
              <w:rPr>
                <w:b/>
              </w:rPr>
            </w:pPr>
            <w:r>
              <w:rPr>
                <w:b/>
              </w:rPr>
              <w:t>Exemplary</w:t>
            </w:r>
          </w:p>
        </w:tc>
        <w:tc>
          <w:tcPr>
            <w:tcW w:w="1475" w:type="dxa"/>
          </w:tcPr>
          <w:p w14:paraId="53161196" w14:textId="77777777" w:rsidR="009251A0" w:rsidRDefault="009251A0" w:rsidP="00E224A4">
            <w:pPr>
              <w:rPr>
                <w:b/>
              </w:rPr>
            </w:pPr>
            <w:r>
              <w:rPr>
                <w:b/>
              </w:rPr>
              <w:t>Adequate</w:t>
            </w:r>
          </w:p>
        </w:tc>
        <w:tc>
          <w:tcPr>
            <w:tcW w:w="1475" w:type="dxa"/>
          </w:tcPr>
          <w:p w14:paraId="10AD92DE" w14:textId="77777777" w:rsidR="009251A0" w:rsidRDefault="009251A0" w:rsidP="00E224A4">
            <w:pPr>
              <w:rPr>
                <w:b/>
              </w:rPr>
            </w:pPr>
            <w:r>
              <w:rPr>
                <w:b/>
              </w:rPr>
              <w:t>Minimal Evidence</w:t>
            </w:r>
          </w:p>
        </w:tc>
        <w:tc>
          <w:tcPr>
            <w:tcW w:w="1475" w:type="dxa"/>
          </w:tcPr>
          <w:p w14:paraId="6DE80D49" w14:textId="77777777" w:rsidR="009251A0" w:rsidRDefault="009251A0" w:rsidP="00E224A4">
            <w:pPr>
              <w:rPr>
                <w:b/>
              </w:rPr>
            </w:pPr>
            <w:r>
              <w:rPr>
                <w:b/>
              </w:rPr>
              <w:t>Insufficient Evidence</w:t>
            </w:r>
          </w:p>
        </w:tc>
      </w:tr>
      <w:tr w:rsidR="009251A0" w14:paraId="5D6BDD7C" w14:textId="77777777" w:rsidTr="00E224A4">
        <w:tc>
          <w:tcPr>
            <w:tcW w:w="2200" w:type="dxa"/>
          </w:tcPr>
          <w:p w14:paraId="4F6B79C8" w14:textId="77777777" w:rsidR="009251A0" w:rsidRDefault="009251A0" w:rsidP="00E224A4">
            <w:r>
              <w:t>Innovation and Impact</w:t>
            </w:r>
          </w:p>
        </w:tc>
        <w:tc>
          <w:tcPr>
            <w:tcW w:w="900" w:type="dxa"/>
          </w:tcPr>
          <w:p w14:paraId="692BD461" w14:textId="77777777" w:rsidR="009251A0" w:rsidRDefault="009251A0" w:rsidP="00E224A4">
            <w:r>
              <w:t>30</w:t>
            </w:r>
          </w:p>
        </w:tc>
        <w:tc>
          <w:tcPr>
            <w:tcW w:w="1475" w:type="dxa"/>
          </w:tcPr>
          <w:p w14:paraId="517F8E90" w14:textId="77777777" w:rsidR="009251A0" w:rsidRDefault="009251A0" w:rsidP="00E224A4">
            <w:r>
              <w:t>26–30</w:t>
            </w:r>
          </w:p>
        </w:tc>
        <w:tc>
          <w:tcPr>
            <w:tcW w:w="1475" w:type="dxa"/>
          </w:tcPr>
          <w:p w14:paraId="258D17C9" w14:textId="77777777" w:rsidR="009251A0" w:rsidRDefault="009251A0" w:rsidP="00E224A4">
            <w:r>
              <w:t>19–25</w:t>
            </w:r>
          </w:p>
        </w:tc>
        <w:tc>
          <w:tcPr>
            <w:tcW w:w="1475" w:type="dxa"/>
          </w:tcPr>
          <w:p w14:paraId="30D63BF5" w14:textId="77777777" w:rsidR="009251A0" w:rsidRDefault="009251A0" w:rsidP="00E224A4">
            <w:r>
              <w:t>11–18</w:t>
            </w:r>
          </w:p>
        </w:tc>
        <w:tc>
          <w:tcPr>
            <w:tcW w:w="1475" w:type="dxa"/>
          </w:tcPr>
          <w:p w14:paraId="25C6F9DA" w14:textId="77777777" w:rsidR="009251A0" w:rsidRDefault="009251A0" w:rsidP="00E224A4">
            <w:r>
              <w:t>0–10</w:t>
            </w:r>
          </w:p>
        </w:tc>
      </w:tr>
      <w:tr w:rsidR="009251A0" w14:paraId="539117E0" w14:textId="77777777" w:rsidTr="00E224A4">
        <w:tc>
          <w:tcPr>
            <w:tcW w:w="2200" w:type="dxa"/>
          </w:tcPr>
          <w:p w14:paraId="0E1CCE38" w14:textId="77777777" w:rsidR="009251A0" w:rsidRDefault="009251A0" w:rsidP="00E224A4">
            <w:r>
              <w:t>Research Methods</w:t>
            </w:r>
          </w:p>
        </w:tc>
        <w:tc>
          <w:tcPr>
            <w:tcW w:w="900" w:type="dxa"/>
          </w:tcPr>
          <w:p w14:paraId="021FEA9A" w14:textId="77777777" w:rsidR="009251A0" w:rsidRDefault="009251A0" w:rsidP="00E224A4">
            <w:r>
              <w:t>30</w:t>
            </w:r>
          </w:p>
        </w:tc>
        <w:tc>
          <w:tcPr>
            <w:tcW w:w="1475" w:type="dxa"/>
          </w:tcPr>
          <w:p w14:paraId="1D77C886" w14:textId="77777777" w:rsidR="009251A0" w:rsidRDefault="009251A0" w:rsidP="00E224A4">
            <w:r>
              <w:t>26–30</w:t>
            </w:r>
          </w:p>
        </w:tc>
        <w:tc>
          <w:tcPr>
            <w:tcW w:w="1475" w:type="dxa"/>
          </w:tcPr>
          <w:p w14:paraId="17548777" w14:textId="77777777" w:rsidR="009251A0" w:rsidRDefault="009251A0" w:rsidP="00E224A4">
            <w:r>
              <w:t>19–25</w:t>
            </w:r>
          </w:p>
        </w:tc>
        <w:tc>
          <w:tcPr>
            <w:tcW w:w="1475" w:type="dxa"/>
          </w:tcPr>
          <w:p w14:paraId="20DD8EFD" w14:textId="77777777" w:rsidR="009251A0" w:rsidRDefault="009251A0" w:rsidP="00E224A4">
            <w:r>
              <w:t>11–18</w:t>
            </w:r>
          </w:p>
        </w:tc>
        <w:tc>
          <w:tcPr>
            <w:tcW w:w="1475" w:type="dxa"/>
          </w:tcPr>
          <w:p w14:paraId="6EC34092" w14:textId="77777777" w:rsidR="009251A0" w:rsidRDefault="009251A0" w:rsidP="00E224A4">
            <w:r>
              <w:t>0–10</w:t>
            </w:r>
          </w:p>
        </w:tc>
      </w:tr>
      <w:tr w:rsidR="009251A0" w14:paraId="5DAEC109" w14:textId="77777777" w:rsidTr="00E224A4">
        <w:tc>
          <w:tcPr>
            <w:tcW w:w="2200" w:type="dxa"/>
          </w:tcPr>
          <w:p w14:paraId="004DC95D" w14:textId="77777777" w:rsidR="009251A0" w:rsidRDefault="009251A0" w:rsidP="00E224A4">
            <w:r>
              <w:t>Team Qualifications</w:t>
            </w:r>
          </w:p>
        </w:tc>
        <w:tc>
          <w:tcPr>
            <w:tcW w:w="900" w:type="dxa"/>
          </w:tcPr>
          <w:p w14:paraId="4332B839" w14:textId="77777777" w:rsidR="009251A0" w:rsidRDefault="009251A0" w:rsidP="00E224A4">
            <w:r>
              <w:t>10</w:t>
            </w:r>
          </w:p>
        </w:tc>
        <w:tc>
          <w:tcPr>
            <w:tcW w:w="1475" w:type="dxa"/>
          </w:tcPr>
          <w:p w14:paraId="0BD22878" w14:textId="77777777" w:rsidR="009251A0" w:rsidRDefault="009251A0" w:rsidP="00E224A4">
            <w:r>
              <w:t>9–10</w:t>
            </w:r>
          </w:p>
        </w:tc>
        <w:tc>
          <w:tcPr>
            <w:tcW w:w="1475" w:type="dxa"/>
          </w:tcPr>
          <w:p w14:paraId="18674994" w14:textId="77777777" w:rsidR="009251A0" w:rsidRDefault="009251A0" w:rsidP="00E224A4">
            <w:r>
              <w:t>7–8</w:t>
            </w:r>
          </w:p>
        </w:tc>
        <w:tc>
          <w:tcPr>
            <w:tcW w:w="1475" w:type="dxa"/>
          </w:tcPr>
          <w:p w14:paraId="4D7E7F44" w14:textId="77777777" w:rsidR="009251A0" w:rsidRDefault="009251A0" w:rsidP="00E224A4">
            <w:r>
              <w:t>4–6</w:t>
            </w:r>
          </w:p>
        </w:tc>
        <w:tc>
          <w:tcPr>
            <w:tcW w:w="1475" w:type="dxa"/>
          </w:tcPr>
          <w:p w14:paraId="08E53F01" w14:textId="77777777" w:rsidR="009251A0" w:rsidRDefault="009251A0" w:rsidP="00E224A4">
            <w:r>
              <w:t>0–3</w:t>
            </w:r>
          </w:p>
        </w:tc>
      </w:tr>
      <w:tr w:rsidR="009251A0" w14:paraId="3B79D7BD" w14:textId="77777777" w:rsidTr="00E224A4">
        <w:tc>
          <w:tcPr>
            <w:tcW w:w="2200" w:type="dxa"/>
          </w:tcPr>
          <w:p w14:paraId="14304E8A" w14:textId="77777777" w:rsidR="009251A0" w:rsidRDefault="009251A0" w:rsidP="00E224A4">
            <w:r>
              <w:t>Funding Potential</w:t>
            </w:r>
          </w:p>
        </w:tc>
        <w:tc>
          <w:tcPr>
            <w:tcW w:w="900" w:type="dxa"/>
          </w:tcPr>
          <w:p w14:paraId="1C41B690" w14:textId="77777777" w:rsidR="009251A0" w:rsidRDefault="009251A0" w:rsidP="00E224A4">
            <w:r>
              <w:t>10</w:t>
            </w:r>
          </w:p>
        </w:tc>
        <w:tc>
          <w:tcPr>
            <w:tcW w:w="1475" w:type="dxa"/>
          </w:tcPr>
          <w:p w14:paraId="20056F28" w14:textId="77777777" w:rsidR="009251A0" w:rsidRDefault="009251A0" w:rsidP="00E224A4">
            <w:r>
              <w:t>9–10</w:t>
            </w:r>
          </w:p>
        </w:tc>
        <w:tc>
          <w:tcPr>
            <w:tcW w:w="1475" w:type="dxa"/>
          </w:tcPr>
          <w:p w14:paraId="0B8617E4" w14:textId="77777777" w:rsidR="009251A0" w:rsidRDefault="009251A0" w:rsidP="00E224A4">
            <w:r>
              <w:t>7–8</w:t>
            </w:r>
          </w:p>
        </w:tc>
        <w:tc>
          <w:tcPr>
            <w:tcW w:w="1475" w:type="dxa"/>
          </w:tcPr>
          <w:p w14:paraId="324F4ECF" w14:textId="77777777" w:rsidR="009251A0" w:rsidRDefault="009251A0" w:rsidP="00E224A4">
            <w:r>
              <w:t>4–6</w:t>
            </w:r>
          </w:p>
        </w:tc>
        <w:tc>
          <w:tcPr>
            <w:tcW w:w="1475" w:type="dxa"/>
          </w:tcPr>
          <w:p w14:paraId="278F31E5" w14:textId="77777777" w:rsidR="009251A0" w:rsidRDefault="009251A0" w:rsidP="00E224A4">
            <w:r>
              <w:t>0–3</w:t>
            </w:r>
          </w:p>
        </w:tc>
      </w:tr>
      <w:tr w:rsidR="009251A0" w14:paraId="4B17DC34" w14:textId="77777777" w:rsidTr="00E224A4">
        <w:tc>
          <w:tcPr>
            <w:tcW w:w="2200" w:type="dxa"/>
          </w:tcPr>
          <w:p w14:paraId="4C563451" w14:textId="77777777" w:rsidR="009251A0" w:rsidRDefault="009251A0" w:rsidP="00E224A4">
            <w:r>
              <w:t>Budget</w:t>
            </w:r>
          </w:p>
        </w:tc>
        <w:tc>
          <w:tcPr>
            <w:tcW w:w="900" w:type="dxa"/>
          </w:tcPr>
          <w:p w14:paraId="2221EC48" w14:textId="77777777" w:rsidR="009251A0" w:rsidRDefault="009251A0" w:rsidP="00E224A4">
            <w:r>
              <w:t>10</w:t>
            </w:r>
          </w:p>
        </w:tc>
        <w:tc>
          <w:tcPr>
            <w:tcW w:w="1475" w:type="dxa"/>
          </w:tcPr>
          <w:p w14:paraId="0A724C5E" w14:textId="77777777" w:rsidR="009251A0" w:rsidRDefault="009251A0" w:rsidP="00E224A4">
            <w:r>
              <w:t>9–10</w:t>
            </w:r>
          </w:p>
        </w:tc>
        <w:tc>
          <w:tcPr>
            <w:tcW w:w="1475" w:type="dxa"/>
          </w:tcPr>
          <w:p w14:paraId="5DE86D31" w14:textId="77777777" w:rsidR="009251A0" w:rsidRDefault="009251A0" w:rsidP="00E224A4">
            <w:r>
              <w:t>7–8</w:t>
            </w:r>
          </w:p>
        </w:tc>
        <w:tc>
          <w:tcPr>
            <w:tcW w:w="1475" w:type="dxa"/>
          </w:tcPr>
          <w:p w14:paraId="38B1CFBC" w14:textId="77777777" w:rsidR="009251A0" w:rsidRDefault="009251A0" w:rsidP="00E224A4">
            <w:r>
              <w:t>4–6</w:t>
            </w:r>
          </w:p>
        </w:tc>
        <w:tc>
          <w:tcPr>
            <w:tcW w:w="1475" w:type="dxa"/>
          </w:tcPr>
          <w:p w14:paraId="187B3E75" w14:textId="77777777" w:rsidR="009251A0" w:rsidRDefault="009251A0" w:rsidP="00E224A4">
            <w:r>
              <w:t>0–3</w:t>
            </w:r>
          </w:p>
        </w:tc>
      </w:tr>
      <w:tr w:rsidR="009251A0" w14:paraId="2E4ECE74" w14:textId="77777777" w:rsidTr="00E224A4">
        <w:tc>
          <w:tcPr>
            <w:tcW w:w="2200" w:type="dxa"/>
          </w:tcPr>
          <w:p w14:paraId="6D679E97" w14:textId="77777777" w:rsidR="009251A0" w:rsidRDefault="009251A0" w:rsidP="00E224A4">
            <w:r>
              <w:t>Writing Quality</w:t>
            </w:r>
          </w:p>
        </w:tc>
        <w:tc>
          <w:tcPr>
            <w:tcW w:w="900" w:type="dxa"/>
          </w:tcPr>
          <w:p w14:paraId="3B3BEFAE" w14:textId="77777777" w:rsidR="009251A0" w:rsidRDefault="009251A0" w:rsidP="00E224A4">
            <w:r>
              <w:t>10</w:t>
            </w:r>
          </w:p>
        </w:tc>
        <w:tc>
          <w:tcPr>
            <w:tcW w:w="1475" w:type="dxa"/>
          </w:tcPr>
          <w:p w14:paraId="0566C48D" w14:textId="77777777" w:rsidR="009251A0" w:rsidRDefault="009251A0" w:rsidP="00E224A4">
            <w:r>
              <w:t>9–10</w:t>
            </w:r>
          </w:p>
        </w:tc>
        <w:tc>
          <w:tcPr>
            <w:tcW w:w="1475" w:type="dxa"/>
          </w:tcPr>
          <w:p w14:paraId="528EFCA2" w14:textId="77777777" w:rsidR="009251A0" w:rsidRDefault="009251A0" w:rsidP="00E224A4">
            <w:r>
              <w:t>7–8</w:t>
            </w:r>
          </w:p>
        </w:tc>
        <w:tc>
          <w:tcPr>
            <w:tcW w:w="1475" w:type="dxa"/>
          </w:tcPr>
          <w:p w14:paraId="527EC185" w14:textId="77777777" w:rsidR="009251A0" w:rsidRDefault="009251A0" w:rsidP="00E224A4">
            <w:r>
              <w:t>4–6</w:t>
            </w:r>
          </w:p>
        </w:tc>
        <w:tc>
          <w:tcPr>
            <w:tcW w:w="1475" w:type="dxa"/>
          </w:tcPr>
          <w:p w14:paraId="63D2F005" w14:textId="77777777" w:rsidR="009251A0" w:rsidRDefault="009251A0" w:rsidP="00E224A4">
            <w:r>
              <w:t>0–3</w:t>
            </w:r>
          </w:p>
        </w:tc>
      </w:tr>
    </w:tbl>
    <w:p w14:paraId="2052FB6E" w14:textId="77777777" w:rsidR="009251A0" w:rsidRDefault="009251A0" w:rsidP="009251A0"/>
    <w:p w14:paraId="2A8462C9" w14:textId="77777777" w:rsidR="009251A0" w:rsidRDefault="009251A0" w:rsidP="009251A0">
      <w:r>
        <w:t>Total: 100 points. Funding recommendation categories: Fund, Fund with Revisions, or Do Not Fund.</w:t>
      </w:r>
    </w:p>
    <w:p w14:paraId="07E76C73" w14:textId="77777777" w:rsidR="009251A0" w:rsidRDefault="009251A0" w:rsidP="009251A0"/>
    <w:p w14:paraId="33CE78DC" w14:textId="22D2B145" w:rsidR="009251A0" w:rsidRPr="009251A0" w:rsidRDefault="009251A0" w:rsidP="009251A0">
      <w:pPr>
        <w:rPr>
          <w:b/>
          <w:bCs/>
        </w:rPr>
      </w:pPr>
      <w:r w:rsidRPr="009251A0">
        <w:rPr>
          <w:b/>
          <w:bCs/>
        </w:rPr>
        <w:t>Appendix B. Prompt Templates</w:t>
      </w:r>
    </w:p>
    <w:p w14:paraId="6B95E0EC" w14:textId="77777777" w:rsidR="009251A0" w:rsidRDefault="009251A0" w:rsidP="009251A0"/>
    <w:p w14:paraId="12FF6079" w14:textId="1BF39B34" w:rsidR="009251A0" w:rsidRDefault="009251A0" w:rsidP="009251A0">
      <w:r>
        <w:t>The prompt templates for all three experimental conditions are reproduced below; machine-readable versions are provided in the Supplementary Material (S1). Applicant pseudonyms and human reviewer identifiers have been replaced (FC3; R1–R4) for consistency with the de-identification used in the manuscript; the templates are otherwise verbatim. The rubric and output-format portion (B.1) was identical across all conditions. Experiment 2 appended the block shown in B.2; Experiment 3 appended the additional instruction and scoring-philosophy blocks shown in B.3 together with a condensed variant of the B.2 examples block (full text in Supplementary Material S1.3). In each condition, the de-identified grant application text followed the template.</w:t>
      </w:r>
    </w:p>
    <w:p w14:paraId="6A24BF8C" w14:textId="77777777" w:rsidR="009251A0" w:rsidRDefault="009251A0" w:rsidP="009251A0">
      <w:pPr>
        <w:rPr>
          <w:ins w:id="0" w:author="Williams, Hants A" w:date="2026-07-28T20:49:00Z" w16du:dateUtc="2026-07-29T00:49:00Z"/>
          <w:b/>
          <w:bCs/>
        </w:rPr>
      </w:pPr>
    </w:p>
    <w:p w14:paraId="1ED5438A" w14:textId="77777777" w:rsidR="009251A0" w:rsidRPr="009251A0" w:rsidRDefault="009251A0" w:rsidP="009251A0">
      <w:pPr>
        <w:rPr>
          <w:b/>
          <w:bCs/>
        </w:rPr>
      </w:pPr>
      <w:r w:rsidRPr="009251A0">
        <w:rPr>
          <w:b/>
          <w:bCs/>
        </w:rPr>
        <w:t>B.1 Experiment 1: Zero-Shot template (baseline_v1) — used verbatim in all conditions</w:t>
      </w:r>
    </w:p>
    <w:p w14:paraId="768CCB43" w14:textId="77777777" w:rsidR="009251A0" w:rsidRDefault="009251A0" w:rsidP="009251A0">
      <w:pPr>
        <w:rPr>
          <w:ins w:id="1" w:author="Williams, Hants A" w:date="2026-07-28T20:49:00Z" w16du:dateUtc="2026-07-29T00:49:00Z"/>
          <w:rFonts w:ascii="Courier New" w:hAnsi="Courier New" w:cs="Courier New"/>
          <w:sz w:val="16"/>
          <w:szCs w:val="16"/>
        </w:rPr>
      </w:pPr>
    </w:p>
    <w:p w14:paraId="125ECA25" w14:textId="77777777" w:rsidR="009251A0" w:rsidRDefault="009251A0" w:rsidP="009251A0">
      <w:r>
        <w:rPr>
          <w:rFonts w:ascii="Courier New" w:hAnsi="Courier New" w:cs="Courier New"/>
          <w:sz w:val="16"/>
          <w:szCs w:val="16"/>
        </w:rPr>
        <w:t># School of Health Professions Research Seed Grant Review Instructions (LLM Reviewer)</w:t>
      </w:r>
    </w:p>
    <w:p w14:paraId="597DAA35" w14:textId="77777777" w:rsidR="009251A0" w:rsidRDefault="009251A0" w:rsidP="009251A0">
      <w:r>
        <w:rPr>
          <w:rFonts w:ascii="Courier New" w:hAnsi="Courier New" w:cs="Courier New"/>
          <w:sz w:val="16"/>
          <w:szCs w:val="16"/>
        </w:rPr>
        <w:t xml:space="preserve"> </w:t>
      </w:r>
    </w:p>
    <w:p w14:paraId="44F79902" w14:textId="77777777" w:rsidR="009251A0" w:rsidRDefault="009251A0" w:rsidP="009251A0">
      <w:r>
        <w:rPr>
          <w:rFonts w:ascii="Courier New" w:hAnsi="Courier New" w:cs="Courier New"/>
          <w:sz w:val="16"/>
          <w:szCs w:val="16"/>
        </w:rPr>
        <w:t>## Purpose</w:t>
      </w:r>
    </w:p>
    <w:p w14:paraId="69B5AED3" w14:textId="77777777" w:rsidR="009251A0" w:rsidRDefault="009251A0" w:rsidP="009251A0">
      <w:r>
        <w:rPr>
          <w:rFonts w:ascii="Courier New" w:hAnsi="Courier New" w:cs="Courier New"/>
          <w:sz w:val="16"/>
          <w:szCs w:val="16"/>
        </w:rPr>
        <w:t>You are an expert grant reviewer assessing a **School of Health Professions Research Seed Grant** application.</w:t>
      </w:r>
    </w:p>
    <w:p w14:paraId="7A00D154" w14:textId="77777777" w:rsidR="009251A0" w:rsidRDefault="009251A0" w:rsidP="009251A0">
      <w:r>
        <w:rPr>
          <w:rFonts w:ascii="Courier New" w:hAnsi="Courier New" w:cs="Courier New"/>
          <w:sz w:val="16"/>
          <w:szCs w:val="16"/>
        </w:rPr>
        <w:t xml:space="preserve"> </w:t>
      </w:r>
    </w:p>
    <w:p w14:paraId="0C6B8D50" w14:textId="77777777" w:rsidR="009251A0" w:rsidRDefault="009251A0" w:rsidP="009251A0">
      <w:r>
        <w:rPr>
          <w:rFonts w:ascii="Courier New" w:hAnsi="Courier New" w:cs="Courier New"/>
          <w:sz w:val="16"/>
          <w:szCs w:val="16"/>
        </w:rPr>
        <w:t>## Instructions</w:t>
      </w:r>
    </w:p>
    <w:p w14:paraId="1518EB0A" w14:textId="77777777" w:rsidR="009251A0" w:rsidRDefault="009251A0" w:rsidP="009251A0">
      <w:r>
        <w:rPr>
          <w:rFonts w:ascii="Courier New" w:hAnsi="Courier New" w:cs="Courier New"/>
          <w:sz w:val="16"/>
          <w:szCs w:val="16"/>
        </w:rPr>
        <w:t>- Evaluate the application against the **six criteria** listed below.</w:t>
      </w:r>
    </w:p>
    <w:p w14:paraId="77FDA237" w14:textId="77777777" w:rsidR="009251A0" w:rsidRDefault="009251A0" w:rsidP="009251A0">
      <w:r>
        <w:rPr>
          <w:rFonts w:ascii="Courier New" w:hAnsi="Courier New" w:cs="Courier New"/>
          <w:sz w:val="16"/>
          <w:szCs w:val="16"/>
        </w:rPr>
        <w:t>- Assign a **numeric score as a whole integer** for each criterion based on the scoring scale.</w:t>
      </w:r>
    </w:p>
    <w:p w14:paraId="5845120A" w14:textId="77777777" w:rsidR="009251A0" w:rsidRDefault="009251A0" w:rsidP="009251A0">
      <w:r>
        <w:rPr>
          <w:rFonts w:ascii="Courier New" w:hAnsi="Courier New" w:cs="Courier New"/>
          <w:sz w:val="16"/>
          <w:szCs w:val="16"/>
        </w:rPr>
        <w:t>- Use **the same definitions and point ranges** as human reviewers.</w:t>
      </w:r>
    </w:p>
    <w:p w14:paraId="6CD1DF6C" w14:textId="77777777" w:rsidR="009251A0" w:rsidRDefault="009251A0" w:rsidP="009251A0">
      <w:r>
        <w:rPr>
          <w:rFonts w:ascii="Courier New" w:hAnsi="Courier New" w:cs="Courier New"/>
          <w:sz w:val="16"/>
          <w:szCs w:val="16"/>
        </w:rPr>
        <w:t>- Provide **2-3 sentences of rationale** for each score.</w:t>
      </w:r>
    </w:p>
    <w:p w14:paraId="4A75319D" w14:textId="77777777" w:rsidR="009251A0" w:rsidRDefault="009251A0" w:rsidP="009251A0">
      <w:r>
        <w:rPr>
          <w:rFonts w:ascii="Courier New" w:hAnsi="Courier New" w:cs="Courier New"/>
          <w:sz w:val="16"/>
          <w:szCs w:val="16"/>
        </w:rPr>
        <w:t>- Conclude with an **Overall Recommendation**: "Fund", "Fund with Revisions", or "Do Not Fund."</w:t>
      </w:r>
    </w:p>
    <w:p w14:paraId="0CFD25C9" w14:textId="77777777" w:rsidR="009251A0" w:rsidRDefault="009251A0" w:rsidP="009251A0">
      <w:r>
        <w:rPr>
          <w:rFonts w:ascii="Courier New" w:hAnsi="Courier New" w:cs="Courier New"/>
          <w:sz w:val="16"/>
          <w:szCs w:val="16"/>
        </w:rPr>
        <w:t xml:space="preserve"> </w:t>
      </w:r>
    </w:p>
    <w:p w14:paraId="669F4A03" w14:textId="77777777" w:rsidR="009251A0" w:rsidRDefault="009251A0" w:rsidP="009251A0">
      <w:r>
        <w:rPr>
          <w:rFonts w:ascii="Courier New" w:hAnsi="Courier New" w:cs="Courier New"/>
          <w:sz w:val="16"/>
          <w:szCs w:val="16"/>
        </w:rPr>
        <w:t>## Scoring Scale (Whole Integers Only)</w:t>
      </w:r>
    </w:p>
    <w:p w14:paraId="07E74590" w14:textId="77777777" w:rsidR="009251A0" w:rsidRDefault="009251A0" w:rsidP="009251A0">
      <w:r>
        <w:rPr>
          <w:rFonts w:ascii="Courier New" w:hAnsi="Courier New" w:cs="Courier New"/>
          <w:sz w:val="16"/>
          <w:szCs w:val="16"/>
        </w:rPr>
        <w:t xml:space="preserve">- **Exemplary (Full Points </w:t>
      </w:r>
      <w:proofErr w:type="gramStart"/>
      <w:r>
        <w:rPr>
          <w:rFonts w:ascii="Courier New" w:hAnsi="Courier New" w:cs="Courier New"/>
          <w:sz w:val="16"/>
          <w:szCs w:val="16"/>
        </w:rPr>
        <w:t>Range)*</w:t>
      </w:r>
      <w:proofErr w:type="gramEnd"/>
      <w:r>
        <w:rPr>
          <w:rFonts w:ascii="Courier New" w:hAnsi="Courier New" w:cs="Courier New"/>
          <w:sz w:val="16"/>
          <w:szCs w:val="16"/>
        </w:rPr>
        <w:t>* - Fully meets and exceeds expectations; compelling evidence for success.</w:t>
      </w:r>
    </w:p>
    <w:p w14:paraId="4E644B13" w14:textId="77777777" w:rsidR="009251A0" w:rsidRDefault="009251A0" w:rsidP="009251A0">
      <w:r>
        <w:rPr>
          <w:rFonts w:ascii="Courier New" w:hAnsi="Courier New" w:cs="Courier New"/>
          <w:sz w:val="16"/>
          <w:szCs w:val="16"/>
        </w:rPr>
        <w:t xml:space="preserve">- **Adequate (Upper-Mid </w:t>
      </w:r>
      <w:proofErr w:type="gramStart"/>
      <w:r>
        <w:rPr>
          <w:rFonts w:ascii="Courier New" w:hAnsi="Courier New" w:cs="Courier New"/>
          <w:sz w:val="16"/>
          <w:szCs w:val="16"/>
        </w:rPr>
        <w:t>Range)*</w:t>
      </w:r>
      <w:proofErr w:type="gramEnd"/>
      <w:r>
        <w:rPr>
          <w:rFonts w:ascii="Courier New" w:hAnsi="Courier New" w:cs="Courier New"/>
          <w:sz w:val="16"/>
          <w:szCs w:val="16"/>
        </w:rPr>
        <w:t>* - Meets most expectations; minor gaps.</w:t>
      </w:r>
    </w:p>
    <w:p w14:paraId="78A106B8" w14:textId="77777777" w:rsidR="009251A0" w:rsidRDefault="009251A0" w:rsidP="009251A0">
      <w:r>
        <w:rPr>
          <w:rFonts w:ascii="Courier New" w:hAnsi="Courier New" w:cs="Courier New"/>
          <w:sz w:val="16"/>
          <w:szCs w:val="16"/>
        </w:rPr>
        <w:t xml:space="preserve">- **Minimal Evidence (Mid-Lower </w:t>
      </w:r>
      <w:proofErr w:type="gramStart"/>
      <w:r>
        <w:rPr>
          <w:rFonts w:ascii="Courier New" w:hAnsi="Courier New" w:cs="Courier New"/>
          <w:sz w:val="16"/>
          <w:szCs w:val="16"/>
        </w:rPr>
        <w:t>Range)*</w:t>
      </w:r>
      <w:proofErr w:type="gramEnd"/>
      <w:r>
        <w:rPr>
          <w:rFonts w:ascii="Courier New" w:hAnsi="Courier New" w:cs="Courier New"/>
          <w:sz w:val="16"/>
          <w:szCs w:val="16"/>
        </w:rPr>
        <w:t>* - Major gaps; insufficient support.</w:t>
      </w:r>
    </w:p>
    <w:p w14:paraId="548BB37C" w14:textId="77777777" w:rsidR="009251A0" w:rsidRDefault="009251A0" w:rsidP="009251A0">
      <w:r>
        <w:rPr>
          <w:rFonts w:ascii="Courier New" w:hAnsi="Courier New" w:cs="Courier New"/>
          <w:sz w:val="16"/>
          <w:szCs w:val="16"/>
        </w:rPr>
        <w:t xml:space="preserve">- **Insufficient Evidence (Lowest </w:t>
      </w:r>
      <w:proofErr w:type="gramStart"/>
      <w:r>
        <w:rPr>
          <w:rFonts w:ascii="Courier New" w:hAnsi="Courier New" w:cs="Courier New"/>
          <w:sz w:val="16"/>
          <w:szCs w:val="16"/>
        </w:rPr>
        <w:t>Range)*</w:t>
      </w:r>
      <w:proofErr w:type="gramEnd"/>
      <w:r>
        <w:rPr>
          <w:rFonts w:ascii="Courier New" w:hAnsi="Courier New" w:cs="Courier New"/>
          <w:sz w:val="16"/>
          <w:szCs w:val="16"/>
        </w:rPr>
        <w:t>* - Does not meet expectations; unclear or unsupported.</w:t>
      </w:r>
    </w:p>
    <w:p w14:paraId="0E717271" w14:textId="77777777" w:rsidR="009251A0" w:rsidRDefault="009251A0" w:rsidP="009251A0">
      <w:r>
        <w:rPr>
          <w:rFonts w:ascii="Courier New" w:hAnsi="Courier New" w:cs="Courier New"/>
          <w:sz w:val="16"/>
          <w:szCs w:val="16"/>
        </w:rPr>
        <w:t xml:space="preserve"> </w:t>
      </w:r>
    </w:p>
    <w:p w14:paraId="31401D16" w14:textId="77777777" w:rsidR="009251A0" w:rsidRDefault="009251A0" w:rsidP="009251A0">
      <w:r>
        <w:rPr>
          <w:rFonts w:ascii="Courier New" w:hAnsi="Courier New" w:cs="Courier New"/>
          <w:sz w:val="16"/>
          <w:szCs w:val="16"/>
        </w:rPr>
        <w:t>## Criteria with Specific Point Ranges</w:t>
      </w:r>
    </w:p>
    <w:p w14:paraId="03A8AC23" w14:textId="77777777" w:rsidR="009251A0" w:rsidRDefault="009251A0" w:rsidP="009251A0">
      <w:r>
        <w:rPr>
          <w:rFonts w:ascii="Courier New" w:hAnsi="Courier New" w:cs="Courier New"/>
          <w:sz w:val="16"/>
          <w:szCs w:val="16"/>
        </w:rPr>
        <w:t xml:space="preserve">**IMPORTANT: Each criterion has different maximum points. Follow the exact ranges </w:t>
      </w:r>
      <w:proofErr w:type="gramStart"/>
      <w:r>
        <w:rPr>
          <w:rFonts w:ascii="Courier New" w:hAnsi="Courier New" w:cs="Courier New"/>
          <w:sz w:val="16"/>
          <w:szCs w:val="16"/>
        </w:rPr>
        <w:t>below:*</w:t>
      </w:r>
      <w:proofErr w:type="gramEnd"/>
      <w:r>
        <w:rPr>
          <w:rFonts w:ascii="Courier New" w:hAnsi="Courier New" w:cs="Courier New"/>
          <w:sz w:val="16"/>
          <w:szCs w:val="16"/>
        </w:rPr>
        <w:t>*</w:t>
      </w:r>
    </w:p>
    <w:p w14:paraId="78E077B4" w14:textId="77777777" w:rsidR="009251A0" w:rsidRDefault="009251A0" w:rsidP="009251A0">
      <w:r>
        <w:rPr>
          <w:rFonts w:ascii="Courier New" w:hAnsi="Courier New" w:cs="Courier New"/>
          <w:sz w:val="16"/>
          <w:szCs w:val="16"/>
        </w:rPr>
        <w:t xml:space="preserve"> </w:t>
      </w:r>
    </w:p>
    <w:p w14:paraId="565D2F0C" w14:textId="77777777" w:rsidR="009251A0" w:rsidRDefault="009251A0" w:rsidP="009251A0">
      <w:r>
        <w:rPr>
          <w:rFonts w:ascii="Courier New" w:hAnsi="Courier New" w:cs="Courier New"/>
          <w:sz w:val="16"/>
          <w:szCs w:val="16"/>
        </w:rPr>
        <w:t xml:space="preserve">1. **Innovation and Impact (Why &amp; </w:t>
      </w:r>
      <w:proofErr w:type="gramStart"/>
      <w:r>
        <w:rPr>
          <w:rFonts w:ascii="Courier New" w:hAnsi="Courier New" w:cs="Courier New"/>
          <w:sz w:val="16"/>
          <w:szCs w:val="16"/>
        </w:rPr>
        <w:t>What)*</w:t>
      </w:r>
      <w:proofErr w:type="gramEnd"/>
      <w:r>
        <w:rPr>
          <w:rFonts w:ascii="Courier New" w:hAnsi="Courier New" w:cs="Courier New"/>
          <w:sz w:val="16"/>
          <w:szCs w:val="16"/>
        </w:rPr>
        <w:t>* - Maximum 30 points</w:t>
      </w:r>
    </w:p>
    <w:p w14:paraId="4FE2C689" w14:textId="77777777" w:rsidR="009251A0" w:rsidRDefault="009251A0" w:rsidP="009251A0">
      <w:r>
        <w:rPr>
          <w:rFonts w:ascii="Courier New" w:hAnsi="Courier New" w:cs="Courier New"/>
          <w:sz w:val="16"/>
          <w:szCs w:val="16"/>
        </w:rPr>
        <w:lastRenderedPageBreak/>
        <w:t xml:space="preserve">   - Novelty, originality, significance, and potential to create meaningful change</w:t>
      </w:r>
    </w:p>
    <w:p w14:paraId="49E7542E" w14:textId="77777777" w:rsidR="009251A0" w:rsidRDefault="009251A0" w:rsidP="009251A0">
      <w:r>
        <w:rPr>
          <w:rFonts w:ascii="Courier New" w:hAnsi="Courier New" w:cs="Courier New"/>
          <w:sz w:val="16"/>
          <w:szCs w:val="16"/>
        </w:rPr>
        <w:t xml:space="preserve">   - Exemplary: 27-30, Adequate: 21-26, Minimal: 15-20, Insufficient: 0-14</w:t>
      </w:r>
    </w:p>
    <w:p w14:paraId="4A953D74" w14:textId="77777777" w:rsidR="009251A0" w:rsidRDefault="009251A0" w:rsidP="009251A0">
      <w:r>
        <w:rPr>
          <w:rFonts w:ascii="Courier New" w:hAnsi="Courier New" w:cs="Courier New"/>
          <w:sz w:val="16"/>
          <w:szCs w:val="16"/>
        </w:rPr>
        <w:t xml:space="preserve"> </w:t>
      </w:r>
    </w:p>
    <w:p w14:paraId="5A6375B0" w14:textId="77777777" w:rsidR="009251A0" w:rsidRDefault="009251A0" w:rsidP="009251A0">
      <w:r>
        <w:rPr>
          <w:rFonts w:ascii="Courier New" w:hAnsi="Courier New" w:cs="Courier New"/>
          <w:sz w:val="16"/>
          <w:szCs w:val="16"/>
        </w:rPr>
        <w:t xml:space="preserve">2. **Methodological Approach and Feasibility (How &amp; </w:t>
      </w:r>
      <w:proofErr w:type="gramStart"/>
      <w:r>
        <w:rPr>
          <w:rFonts w:ascii="Courier New" w:hAnsi="Courier New" w:cs="Courier New"/>
          <w:sz w:val="16"/>
          <w:szCs w:val="16"/>
        </w:rPr>
        <w:t>When)*</w:t>
      </w:r>
      <w:proofErr w:type="gramEnd"/>
      <w:r>
        <w:rPr>
          <w:rFonts w:ascii="Courier New" w:hAnsi="Courier New" w:cs="Courier New"/>
          <w:sz w:val="16"/>
          <w:szCs w:val="16"/>
        </w:rPr>
        <w:t>* - Maximum 30 points</w:t>
      </w:r>
    </w:p>
    <w:p w14:paraId="34A6C604" w14:textId="77777777" w:rsidR="009251A0" w:rsidRDefault="009251A0" w:rsidP="009251A0">
      <w:r>
        <w:rPr>
          <w:rFonts w:ascii="Courier New" w:hAnsi="Courier New" w:cs="Courier New"/>
          <w:sz w:val="16"/>
          <w:szCs w:val="16"/>
        </w:rPr>
        <w:t xml:space="preserve">   - Quality, rigor, appropriateness, feasibility, and risk management</w:t>
      </w:r>
    </w:p>
    <w:p w14:paraId="7D076290" w14:textId="77777777" w:rsidR="009251A0" w:rsidRDefault="009251A0" w:rsidP="009251A0">
      <w:r>
        <w:rPr>
          <w:rFonts w:ascii="Courier New" w:hAnsi="Courier New" w:cs="Courier New"/>
          <w:sz w:val="16"/>
          <w:szCs w:val="16"/>
        </w:rPr>
        <w:t xml:space="preserve">   - Exemplary: 27-30, Adequate: 21-26, Minimal: 15-20, Insufficient: 0-14</w:t>
      </w:r>
    </w:p>
    <w:p w14:paraId="1F5D29B9" w14:textId="77777777" w:rsidR="009251A0" w:rsidRDefault="009251A0" w:rsidP="009251A0">
      <w:r>
        <w:rPr>
          <w:rFonts w:ascii="Courier New" w:hAnsi="Courier New" w:cs="Courier New"/>
          <w:sz w:val="16"/>
          <w:szCs w:val="16"/>
        </w:rPr>
        <w:t xml:space="preserve"> </w:t>
      </w:r>
    </w:p>
    <w:p w14:paraId="541657FA" w14:textId="77777777" w:rsidR="009251A0" w:rsidRDefault="009251A0" w:rsidP="009251A0">
      <w:r>
        <w:rPr>
          <w:rFonts w:ascii="Courier New" w:hAnsi="Courier New" w:cs="Courier New"/>
          <w:sz w:val="16"/>
          <w:szCs w:val="16"/>
        </w:rPr>
        <w:t>3. **Strength of Research Team (Who)** - Maximum 10 points</w:t>
      </w:r>
    </w:p>
    <w:p w14:paraId="7839ED61" w14:textId="77777777" w:rsidR="009251A0" w:rsidRDefault="009251A0" w:rsidP="009251A0">
      <w:r>
        <w:rPr>
          <w:rFonts w:ascii="Courier New" w:hAnsi="Courier New" w:cs="Courier New"/>
          <w:sz w:val="16"/>
          <w:szCs w:val="16"/>
        </w:rPr>
        <w:t xml:space="preserve">   - Qualifications, track record, and fit to project</w:t>
      </w:r>
    </w:p>
    <w:p w14:paraId="6154A117" w14:textId="77777777" w:rsidR="009251A0" w:rsidRDefault="009251A0" w:rsidP="009251A0">
      <w:r>
        <w:rPr>
          <w:rFonts w:ascii="Courier New" w:hAnsi="Courier New" w:cs="Courier New"/>
          <w:sz w:val="16"/>
          <w:szCs w:val="16"/>
        </w:rPr>
        <w:t xml:space="preserve">   - Exemplary: 9-10, Adequate: 7-8, Minimal: 5-6, Insufficient: 0-4</w:t>
      </w:r>
    </w:p>
    <w:p w14:paraId="06B4DD21" w14:textId="77777777" w:rsidR="009251A0" w:rsidRDefault="009251A0" w:rsidP="009251A0">
      <w:r>
        <w:rPr>
          <w:rFonts w:ascii="Courier New" w:hAnsi="Courier New" w:cs="Courier New"/>
          <w:sz w:val="16"/>
          <w:szCs w:val="16"/>
        </w:rPr>
        <w:t xml:space="preserve"> </w:t>
      </w:r>
    </w:p>
    <w:p w14:paraId="6393F26F" w14:textId="77777777" w:rsidR="009251A0" w:rsidRDefault="009251A0" w:rsidP="009251A0">
      <w:r>
        <w:rPr>
          <w:rFonts w:ascii="Courier New" w:hAnsi="Courier New" w:cs="Courier New"/>
          <w:sz w:val="16"/>
          <w:szCs w:val="16"/>
        </w:rPr>
        <w:t>4. **Potential to Attract External Funding** - Maximum 10 points</w:t>
      </w:r>
    </w:p>
    <w:p w14:paraId="3DC8760C" w14:textId="77777777" w:rsidR="009251A0" w:rsidRDefault="009251A0" w:rsidP="009251A0">
      <w:r>
        <w:rPr>
          <w:rFonts w:ascii="Courier New" w:hAnsi="Courier New" w:cs="Courier New"/>
          <w:sz w:val="16"/>
          <w:szCs w:val="16"/>
        </w:rPr>
        <w:t xml:space="preserve">   - Likelihood to lead to competitive grants and alignment with funders</w:t>
      </w:r>
    </w:p>
    <w:p w14:paraId="4E658F83" w14:textId="77777777" w:rsidR="009251A0" w:rsidRDefault="009251A0" w:rsidP="009251A0">
      <w:r>
        <w:rPr>
          <w:rFonts w:ascii="Courier New" w:hAnsi="Courier New" w:cs="Courier New"/>
          <w:sz w:val="16"/>
          <w:szCs w:val="16"/>
        </w:rPr>
        <w:t xml:space="preserve">   - Exemplary: 9-10, Adequate: 7-8, Minimal: 5-6, Insufficient: 0-4</w:t>
      </w:r>
    </w:p>
    <w:p w14:paraId="293F76AC" w14:textId="77777777" w:rsidR="009251A0" w:rsidRDefault="009251A0" w:rsidP="009251A0">
      <w:r>
        <w:rPr>
          <w:rFonts w:ascii="Courier New" w:hAnsi="Courier New" w:cs="Courier New"/>
          <w:sz w:val="16"/>
          <w:szCs w:val="16"/>
        </w:rPr>
        <w:t xml:space="preserve"> </w:t>
      </w:r>
    </w:p>
    <w:p w14:paraId="02B87569" w14:textId="77777777" w:rsidR="009251A0" w:rsidRDefault="009251A0" w:rsidP="009251A0">
      <w:r>
        <w:rPr>
          <w:rFonts w:ascii="Courier New" w:hAnsi="Courier New" w:cs="Courier New"/>
          <w:sz w:val="16"/>
          <w:szCs w:val="16"/>
        </w:rPr>
        <w:t>5. **Clarity and Efficiency of Budget** - Maximum 10 points</w:t>
      </w:r>
    </w:p>
    <w:p w14:paraId="797CF736" w14:textId="77777777" w:rsidR="009251A0" w:rsidRDefault="009251A0" w:rsidP="009251A0">
      <w:r>
        <w:rPr>
          <w:rFonts w:ascii="Courier New" w:hAnsi="Courier New" w:cs="Courier New"/>
          <w:sz w:val="16"/>
          <w:szCs w:val="16"/>
        </w:rPr>
        <w:t xml:space="preserve">   - Alignment of spending to aims, cost-effectiveness, and eligibility</w:t>
      </w:r>
    </w:p>
    <w:p w14:paraId="4A24CA0E" w14:textId="77777777" w:rsidR="009251A0" w:rsidRDefault="009251A0" w:rsidP="009251A0">
      <w:r>
        <w:rPr>
          <w:rFonts w:ascii="Courier New" w:hAnsi="Courier New" w:cs="Courier New"/>
          <w:sz w:val="16"/>
          <w:szCs w:val="16"/>
        </w:rPr>
        <w:t xml:space="preserve">   - Exemplary: 9-10, Adequate: 7-8, Minimal: 5-6, Insufficient: 0-4</w:t>
      </w:r>
    </w:p>
    <w:p w14:paraId="00685A06" w14:textId="77777777" w:rsidR="009251A0" w:rsidRDefault="009251A0" w:rsidP="009251A0">
      <w:r>
        <w:rPr>
          <w:rFonts w:ascii="Courier New" w:hAnsi="Courier New" w:cs="Courier New"/>
          <w:sz w:val="16"/>
          <w:szCs w:val="16"/>
        </w:rPr>
        <w:t xml:space="preserve"> </w:t>
      </w:r>
    </w:p>
    <w:p w14:paraId="3E5250FA" w14:textId="77777777" w:rsidR="009251A0" w:rsidRDefault="009251A0" w:rsidP="009251A0">
      <w:r>
        <w:rPr>
          <w:rFonts w:ascii="Courier New" w:hAnsi="Courier New" w:cs="Courier New"/>
          <w:sz w:val="16"/>
          <w:szCs w:val="16"/>
        </w:rPr>
        <w:t xml:space="preserve">6. **Overall Presentation (Writing, Clarity, </w:t>
      </w:r>
      <w:proofErr w:type="gramStart"/>
      <w:r>
        <w:rPr>
          <w:rFonts w:ascii="Courier New" w:hAnsi="Courier New" w:cs="Courier New"/>
          <w:sz w:val="16"/>
          <w:szCs w:val="16"/>
        </w:rPr>
        <w:t>Flow)*</w:t>
      </w:r>
      <w:proofErr w:type="gramEnd"/>
      <w:r>
        <w:rPr>
          <w:rFonts w:ascii="Courier New" w:hAnsi="Courier New" w:cs="Courier New"/>
          <w:sz w:val="16"/>
          <w:szCs w:val="16"/>
        </w:rPr>
        <w:t>* - Maximum 10 points</w:t>
      </w:r>
    </w:p>
    <w:p w14:paraId="76F95485" w14:textId="77777777" w:rsidR="009251A0" w:rsidRDefault="009251A0" w:rsidP="009251A0">
      <w:r>
        <w:rPr>
          <w:rFonts w:ascii="Courier New" w:hAnsi="Courier New" w:cs="Courier New"/>
          <w:sz w:val="16"/>
          <w:szCs w:val="16"/>
        </w:rPr>
        <w:t xml:space="preserve">   - Quality of writing, organization, and ease of comprehension</w:t>
      </w:r>
    </w:p>
    <w:p w14:paraId="562C6867" w14:textId="77777777" w:rsidR="009251A0" w:rsidRDefault="009251A0" w:rsidP="009251A0">
      <w:r>
        <w:rPr>
          <w:rFonts w:ascii="Courier New" w:hAnsi="Courier New" w:cs="Courier New"/>
          <w:sz w:val="16"/>
          <w:szCs w:val="16"/>
        </w:rPr>
        <w:t xml:space="preserve">   - Exemplary: 9-10, Adequate: 7-8, Minimal: 5-6, Insufficient: 0-4</w:t>
      </w:r>
    </w:p>
    <w:p w14:paraId="00AE1B74" w14:textId="77777777" w:rsidR="009251A0" w:rsidRDefault="009251A0" w:rsidP="009251A0">
      <w:r>
        <w:rPr>
          <w:rFonts w:ascii="Courier New" w:hAnsi="Courier New" w:cs="Courier New"/>
          <w:sz w:val="16"/>
          <w:szCs w:val="16"/>
        </w:rPr>
        <w:t xml:space="preserve"> </w:t>
      </w:r>
    </w:p>
    <w:p w14:paraId="325FD110" w14:textId="77777777" w:rsidR="009251A0" w:rsidRDefault="009251A0" w:rsidP="009251A0">
      <w:r>
        <w:rPr>
          <w:rFonts w:ascii="Courier New" w:hAnsi="Courier New" w:cs="Courier New"/>
          <w:sz w:val="16"/>
          <w:szCs w:val="16"/>
        </w:rPr>
        <w:t>**Total Maximum Score: 100 points**</w:t>
      </w:r>
    </w:p>
    <w:p w14:paraId="20E414D4" w14:textId="77777777" w:rsidR="009251A0" w:rsidRDefault="009251A0" w:rsidP="009251A0">
      <w:r>
        <w:rPr>
          <w:rFonts w:ascii="Courier New" w:hAnsi="Courier New" w:cs="Courier New"/>
          <w:sz w:val="16"/>
          <w:szCs w:val="16"/>
        </w:rPr>
        <w:t xml:space="preserve"> </w:t>
      </w:r>
    </w:p>
    <w:p w14:paraId="68FFC8F7" w14:textId="77777777" w:rsidR="009251A0" w:rsidRDefault="009251A0" w:rsidP="009251A0">
      <w:r>
        <w:rPr>
          <w:rFonts w:ascii="Courier New" w:hAnsi="Courier New" w:cs="Courier New"/>
          <w:sz w:val="16"/>
          <w:szCs w:val="16"/>
        </w:rPr>
        <w:t>## Output Format (JSON Example)</w:t>
      </w:r>
    </w:p>
    <w:p w14:paraId="37CD99EA" w14:textId="77777777" w:rsidR="009251A0" w:rsidRDefault="009251A0" w:rsidP="009251A0">
      <w:r>
        <w:rPr>
          <w:rFonts w:ascii="Courier New" w:hAnsi="Courier New" w:cs="Courier New"/>
          <w:sz w:val="16"/>
          <w:szCs w:val="16"/>
        </w:rPr>
        <w:t>{</w:t>
      </w:r>
    </w:p>
    <w:p w14:paraId="659670A2" w14:textId="77777777" w:rsidR="009251A0" w:rsidRDefault="009251A0" w:rsidP="009251A0">
      <w:r>
        <w:rPr>
          <w:rFonts w:ascii="Courier New" w:hAnsi="Courier New" w:cs="Courier New"/>
          <w:sz w:val="16"/>
          <w:szCs w:val="16"/>
        </w:rPr>
        <w:t xml:space="preserve">  "scores": [</w:t>
      </w:r>
    </w:p>
    <w:p w14:paraId="576BF3C2" w14:textId="77777777" w:rsidR="009251A0" w:rsidRDefault="009251A0" w:rsidP="009251A0">
      <w:r>
        <w:rPr>
          <w:rFonts w:ascii="Courier New" w:hAnsi="Courier New" w:cs="Courier New"/>
          <w:sz w:val="16"/>
          <w:szCs w:val="16"/>
        </w:rPr>
        <w:t xml:space="preserve">    {"Criterion": "Innovation and Impact", "Score": 29, "Rationale": "..."},</w:t>
      </w:r>
    </w:p>
    <w:p w14:paraId="63732B72" w14:textId="77777777" w:rsidR="009251A0" w:rsidRDefault="009251A0" w:rsidP="009251A0">
      <w:r>
        <w:rPr>
          <w:rFonts w:ascii="Courier New" w:hAnsi="Courier New" w:cs="Courier New"/>
          <w:sz w:val="16"/>
          <w:szCs w:val="16"/>
        </w:rPr>
        <w:t xml:space="preserve">    {"Criterion": "Methodological Approach and Feasibility", "Score": 27, "Rationale": "..."},</w:t>
      </w:r>
    </w:p>
    <w:p w14:paraId="5456A9AD" w14:textId="77777777" w:rsidR="009251A0" w:rsidRDefault="009251A0" w:rsidP="009251A0">
      <w:r>
        <w:rPr>
          <w:rFonts w:ascii="Courier New" w:hAnsi="Courier New" w:cs="Courier New"/>
          <w:sz w:val="16"/>
          <w:szCs w:val="16"/>
        </w:rPr>
        <w:t xml:space="preserve">    {"Criterion": "Strength of Research Team", "Score": 8, "Rationale": "..."},</w:t>
      </w:r>
    </w:p>
    <w:p w14:paraId="1BB835F4" w14:textId="77777777" w:rsidR="009251A0" w:rsidRDefault="009251A0" w:rsidP="009251A0">
      <w:r>
        <w:rPr>
          <w:rFonts w:ascii="Courier New" w:hAnsi="Courier New" w:cs="Courier New"/>
          <w:sz w:val="16"/>
          <w:szCs w:val="16"/>
        </w:rPr>
        <w:t xml:space="preserve">    {"Criterion": "Potential to Attract External Funding", "Score": 9, "Rationale": "..."},</w:t>
      </w:r>
    </w:p>
    <w:p w14:paraId="04FA9EE5" w14:textId="77777777" w:rsidR="009251A0" w:rsidRDefault="009251A0" w:rsidP="009251A0">
      <w:r>
        <w:rPr>
          <w:rFonts w:ascii="Courier New" w:hAnsi="Courier New" w:cs="Courier New"/>
          <w:sz w:val="16"/>
          <w:szCs w:val="16"/>
        </w:rPr>
        <w:t xml:space="preserve">    {"Criterion": "Clarity and Efficiency of Budget", "Score": 10, "Rationale": "..."},</w:t>
      </w:r>
    </w:p>
    <w:p w14:paraId="1DAE7516" w14:textId="77777777" w:rsidR="009251A0" w:rsidRDefault="009251A0" w:rsidP="009251A0">
      <w:r>
        <w:rPr>
          <w:rFonts w:ascii="Courier New" w:hAnsi="Courier New" w:cs="Courier New"/>
          <w:sz w:val="16"/>
          <w:szCs w:val="16"/>
        </w:rPr>
        <w:t xml:space="preserve">    {"Criterion": "Overall Presentation (Writing, Clarity, Flow)", "Score": 7, "Rationale": "..."}</w:t>
      </w:r>
    </w:p>
    <w:p w14:paraId="48CE81D1" w14:textId="77777777" w:rsidR="009251A0" w:rsidRDefault="009251A0" w:rsidP="009251A0">
      <w:r>
        <w:rPr>
          <w:rFonts w:ascii="Courier New" w:hAnsi="Courier New" w:cs="Courier New"/>
          <w:sz w:val="16"/>
          <w:szCs w:val="16"/>
        </w:rPr>
        <w:t xml:space="preserve">  ],</w:t>
      </w:r>
    </w:p>
    <w:p w14:paraId="35570AF0" w14:textId="77777777" w:rsidR="009251A0" w:rsidRDefault="009251A0" w:rsidP="009251A0">
      <w:r>
        <w:rPr>
          <w:rFonts w:ascii="Courier New" w:hAnsi="Courier New" w:cs="Courier New"/>
          <w:sz w:val="16"/>
          <w:szCs w:val="16"/>
        </w:rPr>
        <w:t xml:space="preserve">  "</w:t>
      </w:r>
      <w:proofErr w:type="spellStart"/>
      <w:r>
        <w:rPr>
          <w:rFonts w:ascii="Courier New" w:hAnsi="Courier New" w:cs="Courier New"/>
          <w:sz w:val="16"/>
          <w:szCs w:val="16"/>
        </w:rPr>
        <w:t>OverallRecommendation</w:t>
      </w:r>
      <w:proofErr w:type="spellEnd"/>
      <w:r>
        <w:rPr>
          <w:rFonts w:ascii="Courier New" w:hAnsi="Courier New" w:cs="Courier New"/>
          <w:sz w:val="16"/>
          <w:szCs w:val="16"/>
        </w:rPr>
        <w:t>": "Fund"</w:t>
      </w:r>
    </w:p>
    <w:p w14:paraId="674B751F" w14:textId="77777777" w:rsidR="009251A0" w:rsidRDefault="009251A0" w:rsidP="009251A0">
      <w:r>
        <w:rPr>
          <w:rFonts w:ascii="Courier New" w:hAnsi="Courier New" w:cs="Courier New"/>
          <w:sz w:val="16"/>
          <w:szCs w:val="16"/>
        </w:rPr>
        <w:t>}</w:t>
      </w:r>
    </w:p>
    <w:p w14:paraId="54D92198" w14:textId="77777777" w:rsidR="009251A0" w:rsidRDefault="009251A0" w:rsidP="009251A0">
      <w:r>
        <w:rPr>
          <w:rFonts w:ascii="Courier New" w:hAnsi="Courier New" w:cs="Courier New"/>
          <w:sz w:val="16"/>
          <w:szCs w:val="16"/>
        </w:rPr>
        <w:t>(The JSON example in the deployed prompt included illustrative one-to-two-sentence rationales for each criterion; these are abbreviated here as "..." and reproduced in full in Supplementary Material S1.1.)</w:t>
      </w:r>
    </w:p>
    <w:p w14:paraId="28EA9D4F" w14:textId="77777777" w:rsidR="009251A0" w:rsidRDefault="009251A0" w:rsidP="009251A0">
      <w:pPr>
        <w:rPr>
          <w:ins w:id="2" w:author="Williams, Hants A" w:date="2026-07-28T20:49:00Z" w16du:dateUtc="2026-07-29T00:49:00Z"/>
          <w:b/>
          <w:bCs/>
        </w:rPr>
      </w:pPr>
    </w:p>
    <w:p w14:paraId="4BA1B86A" w14:textId="77777777" w:rsidR="009251A0" w:rsidRDefault="009251A0" w:rsidP="009251A0">
      <w:r>
        <w:rPr>
          <w:b/>
          <w:bCs/>
        </w:rPr>
        <w:t>B.2 Experiment 2: Few-Shot additions (multi_examples_v1) — appended to B.1</w:t>
      </w:r>
    </w:p>
    <w:p w14:paraId="162C96BF" w14:textId="77777777" w:rsidR="009251A0" w:rsidRDefault="009251A0" w:rsidP="009251A0">
      <w:pPr>
        <w:rPr>
          <w:ins w:id="3" w:author="Williams, Hants A" w:date="2026-07-28T20:49:00Z" w16du:dateUtc="2026-07-29T00:49:00Z"/>
          <w:rFonts w:ascii="Courier New" w:hAnsi="Courier New" w:cs="Courier New"/>
          <w:sz w:val="16"/>
          <w:szCs w:val="16"/>
        </w:rPr>
      </w:pPr>
    </w:p>
    <w:p w14:paraId="479FE7DE" w14:textId="77777777" w:rsidR="009251A0" w:rsidRDefault="009251A0" w:rsidP="009251A0">
      <w:r>
        <w:rPr>
          <w:rFonts w:ascii="Courier New" w:hAnsi="Courier New" w:cs="Courier New"/>
          <w:sz w:val="16"/>
          <w:szCs w:val="16"/>
        </w:rPr>
        <w:t>## Human Reviewer Scoring Examples</w:t>
      </w:r>
    </w:p>
    <w:p w14:paraId="5C8EF841" w14:textId="77777777" w:rsidR="009251A0" w:rsidRDefault="009251A0" w:rsidP="009251A0">
      <w:r>
        <w:rPr>
          <w:rFonts w:ascii="Courier New" w:hAnsi="Courier New" w:cs="Courier New"/>
          <w:sz w:val="16"/>
          <w:szCs w:val="16"/>
        </w:rPr>
        <w:t xml:space="preserve"> </w:t>
      </w:r>
    </w:p>
    <w:p w14:paraId="73D6AFD3" w14:textId="77777777" w:rsidR="009251A0" w:rsidRDefault="009251A0" w:rsidP="009251A0">
      <w:r>
        <w:rPr>
          <w:rFonts w:ascii="Courier New" w:hAnsi="Courier New" w:cs="Courier New"/>
          <w:sz w:val="16"/>
          <w:szCs w:val="16"/>
        </w:rPr>
        <w:t>To help calibrate your scoring, here are **all four human reviewer scores** for the same grant application (Applicant: FC3). This shows the natural variation in human scoring and demonstrates different perspectives on the same proposal:</w:t>
      </w:r>
    </w:p>
    <w:p w14:paraId="0E24262B" w14:textId="77777777" w:rsidR="009251A0" w:rsidRDefault="009251A0" w:rsidP="009251A0">
      <w:r>
        <w:rPr>
          <w:rFonts w:ascii="Courier New" w:hAnsi="Courier New" w:cs="Courier New"/>
          <w:sz w:val="16"/>
          <w:szCs w:val="16"/>
        </w:rPr>
        <w:t xml:space="preserve"> </w:t>
      </w:r>
    </w:p>
    <w:p w14:paraId="1BD9047C" w14:textId="77777777" w:rsidR="009251A0" w:rsidRDefault="009251A0" w:rsidP="009251A0">
      <w:r>
        <w:rPr>
          <w:rFonts w:ascii="Courier New" w:hAnsi="Courier New" w:cs="Courier New"/>
          <w:sz w:val="16"/>
          <w:szCs w:val="16"/>
        </w:rPr>
        <w:t>### Complete Human Review Panel for FC3</w:t>
      </w:r>
    </w:p>
    <w:p w14:paraId="6F8DB9BF" w14:textId="77777777" w:rsidR="009251A0" w:rsidRDefault="009251A0" w:rsidP="009251A0">
      <w:r>
        <w:rPr>
          <w:rFonts w:ascii="Courier New" w:hAnsi="Courier New" w:cs="Courier New"/>
          <w:sz w:val="16"/>
          <w:szCs w:val="16"/>
        </w:rPr>
        <w:t xml:space="preserve"> </w:t>
      </w:r>
    </w:p>
    <w:p w14:paraId="2B1BD723" w14:textId="77777777" w:rsidR="009251A0" w:rsidRDefault="009251A0" w:rsidP="009251A0">
      <w:r>
        <w:rPr>
          <w:rFonts w:ascii="Courier New" w:hAnsi="Courier New" w:cs="Courier New"/>
          <w:sz w:val="16"/>
          <w:szCs w:val="16"/>
        </w:rPr>
        <w:t>| Reviewer | Innovation &amp; Impact (0-30) | Method &amp; Feasibility (0-30) | Team Strength (0-10) | External Funding (0-10) | Budget (0-10) | Presentation (0-10) | Total | Recommendation |</w:t>
      </w:r>
    </w:p>
    <w:p w14:paraId="66193234" w14:textId="77777777" w:rsidR="009251A0" w:rsidRDefault="009251A0" w:rsidP="009251A0">
      <w:r>
        <w:rPr>
          <w:rFonts w:ascii="Courier New" w:hAnsi="Courier New" w:cs="Courier New"/>
          <w:sz w:val="16"/>
          <w:szCs w:val="16"/>
        </w:rPr>
        <w:t>| R1 | 27 | 14 | 8 | 6 | 6 | 5 | 66 | Do Not Fund |</w:t>
      </w:r>
    </w:p>
    <w:p w14:paraId="6FA7E295" w14:textId="77777777" w:rsidR="009251A0" w:rsidRDefault="009251A0" w:rsidP="009251A0">
      <w:r>
        <w:rPr>
          <w:rFonts w:ascii="Courier New" w:hAnsi="Courier New" w:cs="Courier New"/>
          <w:sz w:val="16"/>
          <w:szCs w:val="16"/>
        </w:rPr>
        <w:t>| R2 | 25 | 24 | 9 | 7 | 9 | 6 | 80 | Fund with Revisions |</w:t>
      </w:r>
    </w:p>
    <w:p w14:paraId="16AC6B56" w14:textId="77777777" w:rsidR="009251A0" w:rsidRDefault="009251A0" w:rsidP="009251A0">
      <w:r>
        <w:rPr>
          <w:rFonts w:ascii="Courier New" w:hAnsi="Courier New" w:cs="Courier New"/>
          <w:sz w:val="16"/>
          <w:szCs w:val="16"/>
        </w:rPr>
        <w:t>| R3 | 25 | 20 | 10 | 7 | 8 | 7 | 77 | Do Not Fund |</w:t>
      </w:r>
    </w:p>
    <w:p w14:paraId="6F9E89CC" w14:textId="77777777" w:rsidR="009251A0" w:rsidRDefault="009251A0" w:rsidP="009251A0">
      <w:r>
        <w:rPr>
          <w:rFonts w:ascii="Courier New" w:hAnsi="Courier New" w:cs="Courier New"/>
          <w:sz w:val="16"/>
          <w:szCs w:val="16"/>
        </w:rPr>
        <w:t>| R4 | 20 | 17 | 6 | 5 | 6 | 7 | 61 | Do Not Fund |</w:t>
      </w:r>
    </w:p>
    <w:p w14:paraId="301942DC" w14:textId="77777777" w:rsidR="009251A0" w:rsidRDefault="009251A0" w:rsidP="009251A0">
      <w:r>
        <w:rPr>
          <w:rFonts w:ascii="Courier New" w:hAnsi="Courier New" w:cs="Courier New"/>
          <w:sz w:val="16"/>
          <w:szCs w:val="16"/>
        </w:rPr>
        <w:t xml:space="preserve"> </w:t>
      </w:r>
    </w:p>
    <w:p w14:paraId="5426AD0A" w14:textId="77777777" w:rsidR="009251A0" w:rsidRDefault="009251A0" w:rsidP="009251A0">
      <w:r>
        <w:rPr>
          <w:rFonts w:ascii="Courier New" w:hAnsi="Courier New" w:cs="Courier New"/>
          <w:sz w:val="16"/>
          <w:szCs w:val="16"/>
        </w:rPr>
        <w:t xml:space="preserve">**Panel Summary </w:t>
      </w:r>
      <w:proofErr w:type="gramStart"/>
      <w:r>
        <w:rPr>
          <w:rFonts w:ascii="Courier New" w:hAnsi="Courier New" w:cs="Courier New"/>
          <w:sz w:val="16"/>
          <w:szCs w:val="16"/>
        </w:rPr>
        <w:t>Statistics:*</w:t>
      </w:r>
      <w:proofErr w:type="gramEnd"/>
      <w:r>
        <w:rPr>
          <w:rFonts w:ascii="Courier New" w:hAnsi="Courier New" w:cs="Courier New"/>
          <w:sz w:val="16"/>
          <w:szCs w:val="16"/>
        </w:rPr>
        <w:t>*</w:t>
      </w:r>
    </w:p>
    <w:p w14:paraId="6AC93E88" w14:textId="77777777" w:rsidR="009251A0" w:rsidRDefault="009251A0" w:rsidP="009251A0">
      <w:r>
        <w:rPr>
          <w:rFonts w:ascii="Courier New" w:hAnsi="Courier New" w:cs="Courier New"/>
          <w:sz w:val="16"/>
          <w:szCs w:val="16"/>
        </w:rPr>
        <w:t xml:space="preserve">- **Mean Total </w:t>
      </w:r>
      <w:proofErr w:type="gramStart"/>
      <w:r>
        <w:rPr>
          <w:rFonts w:ascii="Courier New" w:hAnsi="Courier New" w:cs="Courier New"/>
          <w:sz w:val="16"/>
          <w:szCs w:val="16"/>
        </w:rPr>
        <w:t>Score:*</w:t>
      </w:r>
      <w:proofErr w:type="gramEnd"/>
      <w:r>
        <w:rPr>
          <w:rFonts w:ascii="Courier New" w:hAnsi="Courier New" w:cs="Courier New"/>
          <w:sz w:val="16"/>
          <w:szCs w:val="16"/>
        </w:rPr>
        <w:t>* 71 (Range: 61-80)</w:t>
      </w:r>
    </w:p>
    <w:p w14:paraId="4570E8CF" w14:textId="77777777" w:rsidR="009251A0" w:rsidRDefault="009251A0" w:rsidP="009251A0">
      <w:r>
        <w:rPr>
          <w:rFonts w:ascii="Courier New" w:hAnsi="Courier New" w:cs="Courier New"/>
          <w:sz w:val="16"/>
          <w:szCs w:val="16"/>
        </w:rPr>
        <w:t xml:space="preserve">- **Final </w:t>
      </w:r>
      <w:proofErr w:type="gramStart"/>
      <w:r>
        <w:rPr>
          <w:rFonts w:ascii="Courier New" w:hAnsi="Courier New" w:cs="Courier New"/>
          <w:sz w:val="16"/>
          <w:szCs w:val="16"/>
        </w:rPr>
        <w:t>Decision:*</w:t>
      </w:r>
      <w:proofErr w:type="gramEnd"/>
      <w:r>
        <w:rPr>
          <w:rFonts w:ascii="Courier New" w:hAnsi="Courier New" w:cs="Courier New"/>
          <w:sz w:val="16"/>
          <w:szCs w:val="16"/>
        </w:rPr>
        <w:t>* 3 out of 4 reviewers recommended "Do Not Fund"</w:t>
      </w:r>
    </w:p>
    <w:p w14:paraId="17A01B5A" w14:textId="77777777" w:rsidR="009251A0" w:rsidRDefault="009251A0" w:rsidP="009251A0">
      <w:r>
        <w:rPr>
          <w:rFonts w:ascii="Courier New" w:hAnsi="Courier New" w:cs="Courier New"/>
          <w:sz w:val="16"/>
          <w:szCs w:val="16"/>
        </w:rPr>
        <w:t xml:space="preserve">- **Consensus </w:t>
      </w:r>
      <w:proofErr w:type="gramStart"/>
      <w:r>
        <w:rPr>
          <w:rFonts w:ascii="Courier New" w:hAnsi="Courier New" w:cs="Courier New"/>
          <w:sz w:val="16"/>
          <w:szCs w:val="16"/>
        </w:rPr>
        <w:t>Weakness:*</w:t>
      </w:r>
      <w:proofErr w:type="gramEnd"/>
      <w:r>
        <w:rPr>
          <w:rFonts w:ascii="Courier New" w:hAnsi="Courier New" w:cs="Courier New"/>
          <w:sz w:val="16"/>
          <w:szCs w:val="16"/>
        </w:rPr>
        <w:t>* Methodology scores ranged from 14-24 (all below exemplary range of 27-30)</w:t>
      </w:r>
    </w:p>
    <w:p w14:paraId="7446107A" w14:textId="77777777" w:rsidR="009251A0" w:rsidRDefault="009251A0" w:rsidP="009251A0">
      <w:r>
        <w:rPr>
          <w:rFonts w:ascii="Courier New" w:hAnsi="Courier New" w:cs="Courier New"/>
          <w:sz w:val="16"/>
          <w:szCs w:val="16"/>
        </w:rPr>
        <w:t xml:space="preserve">- **Divergence </w:t>
      </w:r>
      <w:proofErr w:type="gramStart"/>
      <w:r>
        <w:rPr>
          <w:rFonts w:ascii="Courier New" w:hAnsi="Courier New" w:cs="Courier New"/>
          <w:sz w:val="16"/>
          <w:szCs w:val="16"/>
        </w:rPr>
        <w:t>Point:*</w:t>
      </w:r>
      <w:proofErr w:type="gramEnd"/>
      <w:r>
        <w:rPr>
          <w:rFonts w:ascii="Courier New" w:hAnsi="Courier New" w:cs="Courier New"/>
          <w:sz w:val="16"/>
          <w:szCs w:val="16"/>
        </w:rPr>
        <w:t>* Innovation scores varied widely (20-27), showing disagreement on novelty/significance</w:t>
      </w:r>
    </w:p>
    <w:p w14:paraId="3EF30EC8" w14:textId="77777777" w:rsidR="009251A0" w:rsidRDefault="009251A0" w:rsidP="009251A0">
      <w:r>
        <w:rPr>
          <w:rFonts w:ascii="Courier New" w:hAnsi="Courier New" w:cs="Courier New"/>
          <w:sz w:val="16"/>
          <w:szCs w:val="16"/>
        </w:rPr>
        <w:t xml:space="preserve"> </w:t>
      </w:r>
    </w:p>
    <w:p w14:paraId="0D8AEF3E" w14:textId="77777777" w:rsidR="009251A0" w:rsidRDefault="009251A0" w:rsidP="009251A0">
      <w:r>
        <w:rPr>
          <w:rFonts w:ascii="Courier New" w:hAnsi="Courier New" w:cs="Courier New"/>
          <w:sz w:val="16"/>
          <w:szCs w:val="16"/>
        </w:rPr>
        <w:t>### Key Observations from This Review Panel:</w:t>
      </w:r>
    </w:p>
    <w:p w14:paraId="2608D62C" w14:textId="77777777" w:rsidR="009251A0" w:rsidRDefault="009251A0" w:rsidP="009251A0">
      <w:r>
        <w:rPr>
          <w:rFonts w:ascii="Courier New" w:hAnsi="Courier New" w:cs="Courier New"/>
          <w:sz w:val="16"/>
          <w:szCs w:val="16"/>
        </w:rPr>
        <w:lastRenderedPageBreak/>
        <w:t xml:space="preserve"> </w:t>
      </w:r>
    </w:p>
    <w:p w14:paraId="3C0D15C0" w14:textId="77777777" w:rsidR="009251A0" w:rsidRDefault="009251A0" w:rsidP="009251A0">
      <w:r>
        <w:rPr>
          <w:rFonts w:ascii="Courier New" w:hAnsi="Courier New" w:cs="Courier New"/>
          <w:sz w:val="16"/>
          <w:szCs w:val="16"/>
        </w:rPr>
        <w:t xml:space="preserve">**1. Methodological Concerns Were </w:t>
      </w:r>
      <w:proofErr w:type="gramStart"/>
      <w:r>
        <w:rPr>
          <w:rFonts w:ascii="Courier New" w:hAnsi="Courier New" w:cs="Courier New"/>
          <w:sz w:val="16"/>
          <w:szCs w:val="16"/>
        </w:rPr>
        <w:t>Universal:*</w:t>
      </w:r>
      <w:proofErr w:type="gramEnd"/>
      <w:r>
        <w:rPr>
          <w:rFonts w:ascii="Courier New" w:hAnsi="Courier New" w:cs="Courier New"/>
          <w:sz w:val="16"/>
          <w:szCs w:val="16"/>
        </w:rPr>
        <w:t>*</w:t>
      </w:r>
    </w:p>
    <w:p w14:paraId="5D083054" w14:textId="77777777" w:rsidR="009251A0" w:rsidRDefault="009251A0" w:rsidP="009251A0">
      <w:r>
        <w:rPr>
          <w:rFonts w:ascii="Courier New" w:hAnsi="Courier New" w:cs="Courier New"/>
          <w:sz w:val="16"/>
          <w:szCs w:val="16"/>
        </w:rPr>
        <w:t>- All reviewers scored methodology below 25/30</w:t>
      </w:r>
    </w:p>
    <w:p w14:paraId="1E32EE98" w14:textId="77777777" w:rsidR="009251A0" w:rsidRDefault="009251A0" w:rsidP="009251A0">
      <w:r>
        <w:rPr>
          <w:rFonts w:ascii="Courier New" w:hAnsi="Courier New" w:cs="Courier New"/>
          <w:sz w:val="16"/>
          <w:szCs w:val="16"/>
        </w:rPr>
        <w:t>- Reviewer R1 identified critical gaps (14/30 - insufficient range)</w:t>
      </w:r>
    </w:p>
    <w:p w14:paraId="22F7FC29" w14:textId="77777777" w:rsidR="009251A0" w:rsidRDefault="009251A0" w:rsidP="009251A0">
      <w:r>
        <w:rPr>
          <w:rFonts w:ascii="Courier New" w:hAnsi="Courier New" w:cs="Courier New"/>
          <w:sz w:val="16"/>
          <w:szCs w:val="16"/>
        </w:rPr>
        <w:t>- Even the most generous reviewer (R2: 24/30) placed methodology at the lower end of "adequate"</w:t>
      </w:r>
    </w:p>
    <w:p w14:paraId="1E917A8D" w14:textId="77777777" w:rsidR="009251A0" w:rsidRDefault="009251A0" w:rsidP="009251A0">
      <w:r>
        <w:rPr>
          <w:rFonts w:ascii="Courier New" w:hAnsi="Courier New" w:cs="Courier New"/>
          <w:sz w:val="16"/>
          <w:szCs w:val="16"/>
        </w:rPr>
        <w:t>- This pattern suggests genuine methodological weaknesses, not reviewer inconsistency</w:t>
      </w:r>
    </w:p>
    <w:p w14:paraId="4E173BE7" w14:textId="77777777" w:rsidR="009251A0" w:rsidRDefault="009251A0" w:rsidP="009251A0">
      <w:r>
        <w:rPr>
          <w:rFonts w:ascii="Courier New" w:hAnsi="Courier New" w:cs="Courier New"/>
          <w:sz w:val="16"/>
          <w:szCs w:val="16"/>
        </w:rPr>
        <w:t xml:space="preserve"> </w:t>
      </w:r>
    </w:p>
    <w:p w14:paraId="6C61EE19" w14:textId="77777777" w:rsidR="009251A0" w:rsidRDefault="009251A0" w:rsidP="009251A0">
      <w:r>
        <w:rPr>
          <w:rFonts w:ascii="Courier New" w:hAnsi="Courier New" w:cs="Courier New"/>
          <w:sz w:val="16"/>
          <w:szCs w:val="16"/>
        </w:rPr>
        <w:t xml:space="preserve">**2. Score Variance Reflects Real </w:t>
      </w:r>
      <w:proofErr w:type="gramStart"/>
      <w:r>
        <w:rPr>
          <w:rFonts w:ascii="Courier New" w:hAnsi="Courier New" w:cs="Courier New"/>
          <w:sz w:val="16"/>
          <w:szCs w:val="16"/>
        </w:rPr>
        <w:t>Ambiguity:*</w:t>
      </w:r>
      <w:proofErr w:type="gramEnd"/>
      <w:r>
        <w:rPr>
          <w:rFonts w:ascii="Courier New" w:hAnsi="Courier New" w:cs="Courier New"/>
          <w:sz w:val="16"/>
          <w:szCs w:val="16"/>
        </w:rPr>
        <w:t>*</w:t>
      </w:r>
    </w:p>
    <w:p w14:paraId="03F8257A" w14:textId="77777777" w:rsidR="009251A0" w:rsidRDefault="009251A0" w:rsidP="009251A0">
      <w:r>
        <w:rPr>
          <w:rFonts w:ascii="Courier New" w:hAnsi="Courier New" w:cs="Courier New"/>
          <w:sz w:val="16"/>
          <w:szCs w:val="16"/>
        </w:rPr>
        <w:t>- Innovation scores spanned 7 points (20-27) -&gt; reviewers disagreed on significance</w:t>
      </w:r>
    </w:p>
    <w:p w14:paraId="61C27E7A" w14:textId="77777777" w:rsidR="009251A0" w:rsidRDefault="009251A0" w:rsidP="009251A0">
      <w:r>
        <w:rPr>
          <w:rFonts w:ascii="Courier New" w:hAnsi="Courier New" w:cs="Courier New"/>
          <w:sz w:val="16"/>
          <w:szCs w:val="16"/>
        </w:rPr>
        <w:t>- Team strength spanned 4 points (6-10) -&gt; different assessments of qualifications</w:t>
      </w:r>
    </w:p>
    <w:p w14:paraId="7D7B0142" w14:textId="77777777" w:rsidR="009251A0" w:rsidRDefault="009251A0" w:rsidP="009251A0">
      <w:r>
        <w:rPr>
          <w:rFonts w:ascii="Courier New" w:hAnsi="Courier New" w:cs="Courier New"/>
          <w:sz w:val="16"/>
          <w:szCs w:val="16"/>
        </w:rPr>
        <w:t>- The 19-point total score spread (61-80) is typical when proposals have both strengths and weaknesses</w:t>
      </w:r>
    </w:p>
    <w:p w14:paraId="72EC333D" w14:textId="77777777" w:rsidR="009251A0" w:rsidRDefault="009251A0" w:rsidP="009251A0">
      <w:r>
        <w:rPr>
          <w:rFonts w:ascii="Courier New" w:hAnsi="Courier New" w:cs="Courier New"/>
          <w:sz w:val="16"/>
          <w:szCs w:val="16"/>
        </w:rPr>
        <w:t xml:space="preserve"> </w:t>
      </w:r>
    </w:p>
    <w:p w14:paraId="6A76AB83" w14:textId="77777777" w:rsidR="009251A0" w:rsidRDefault="009251A0" w:rsidP="009251A0">
      <w:r>
        <w:rPr>
          <w:rFonts w:ascii="Courier New" w:hAnsi="Courier New" w:cs="Courier New"/>
          <w:sz w:val="16"/>
          <w:szCs w:val="16"/>
        </w:rPr>
        <w:t xml:space="preserve">**3. Critical Threshold </w:t>
      </w:r>
      <w:proofErr w:type="gramStart"/>
      <w:r>
        <w:rPr>
          <w:rFonts w:ascii="Courier New" w:hAnsi="Courier New" w:cs="Courier New"/>
          <w:sz w:val="16"/>
          <w:szCs w:val="16"/>
        </w:rPr>
        <w:t>Effects:*</w:t>
      </w:r>
      <w:proofErr w:type="gramEnd"/>
      <w:r>
        <w:rPr>
          <w:rFonts w:ascii="Courier New" w:hAnsi="Courier New" w:cs="Courier New"/>
          <w:sz w:val="16"/>
          <w:szCs w:val="16"/>
        </w:rPr>
        <w:t>*</w:t>
      </w:r>
    </w:p>
    <w:p w14:paraId="659EA045" w14:textId="77777777" w:rsidR="009251A0" w:rsidRDefault="009251A0" w:rsidP="009251A0">
      <w:r>
        <w:rPr>
          <w:rFonts w:ascii="Courier New" w:hAnsi="Courier New" w:cs="Courier New"/>
          <w:sz w:val="16"/>
          <w:szCs w:val="16"/>
        </w:rPr>
        <w:t>- Reviewer R1's methodology score of 14/30 (insufficient range) drove their "Do Not Fund" decision despite strong innovation (27/30)</w:t>
      </w:r>
    </w:p>
    <w:p w14:paraId="1177758C" w14:textId="77777777" w:rsidR="009251A0" w:rsidRDefault="009251A0" w:rsidP="009251A0">
      <w:r>
        <w:rPr>
          <w:rFonts w:ascii="Courier New" w:hAnsi="Courier New" w:cs="Courier New"/>
          <w:sz w:val="16"/>
          <w:szCs w:val="16"/>
        </w:rPr>
        <w:t>- Reviewer R3 gave a 77 total score but still recommended "Do Not Fund" due to methodology concerns (20/30)</w:t>
      </w:r>
    </w:p>
    <w:p w14:paraId="2EE546B7" w14:textId="77777777" w:rsidR="009251A0" w:rsidRDefault="009251A0" w:rsidP="009251A0">
      <w:r>
        <w:rPr>
          <w:rFonts w:ascii="Courier New" w:hAnsi="Courier New" w:cs="Courier New"/>
          <w:sz w:val="16"/>
          <w:szCs w:val="16"/>
        </w:rPr>
        <w:t>- Reviewer R2 (80/100) was the only one to recommend funding, reflecting higher methodology score (24/30)</w:t>
      </w:r>
    </w:p>
    <w:p w14:paraId="2CD69F91" w14:textId="77777777" w:rsidR="009251A0" w:rsidRDefault="009251A0" w:rsidP="009251A0">
      <w:r>
        <w:rPr>
          <w:rFonts w:ascii="Courier New" w:hAnsi="Courier New" w:cs="Courier New"/>
          <w:sz w:val="16"/>
          <w:szCs w:val="16"/>
        </w:rPr>
        <w:t>- Reviewer R4 found insufficient evidence across multiple criteria, resulting in lowest total (61/100)</w:t>
      </w:r>
    </w:p>
    <w:p w14:paraId="40B44349" w14:textId="77777777" w:rsidR="009251A0" w:rsidRDefault="009251A0" w:rsidP="009251A0">
      <w:r>
        <w:rPr>
          <w:rFonts w:ascii="Courier New" w:hAnsi="Courier New" w:cs="Courier New"/>
          <w:sz w:val="16"/>
          <w:szCs w:val="16"/>
        </w:rPr>
        <w:t xml:space="preserve"> </w:t>
      </w:r>
    </w:p>
    <w:p w14:paraId="5E86178B" w14:textId="77777777" w:rsidR="009251A0" w:rsidRDefault="009251A0" w:rsidP="009251A0">
      <w:r>
        <w:rPr>
          <w:rFonts w:ascii="Courier New" w:hAnsi="Courier New" w:cs="Courier New"/>
          <w:sz w:val="16"/>
          <w:szCs w:val="16"/>
        </w:rPr>
        <w:t xml:space="preserve">**4. What This Teaches About </w:t>
      </w:r>
      <w:proofErr w:type="gramStart"/>
      <w:r>
        <w:rPr>
          <w:rFonts w:ascii="Courier New" w:hAnsi="Courier New" w:cs="Courier New"/>
          <w:sz w:val="16"/>
          <w:szCs w:val="16"/>
        </w:rPr>
        <w:t>Scoring:*</w:t>
      </w:r>
      <w:proofErr w:type="gramEnd"/>
      <w:r>
        <w:rPr>
          <w:rFonts w:ascii="Courier New" w:hAnsi="Courier New" w:cs="Courier New"/>
          <w:sz w:val="16"/>
          <w:szCs w:val="16"/>
        </w:rPr>
        <w:t>*</w:t>
      </w:r>
    </w:p>
    <w:p w14:paraId="59420909" w14:textId="77777777" w:rsidR="009251A0" w:rsidRDefault="009251A0" w:rsidP="009251A0">
      <w:r>
        <w:rPr>
          <w:rFonts w:ascii="Courier New" w:hAnsi="Courier New" w:cs="Courier New"/>
          <w:sz w:val="16"/>
          <w:szCs w:val="16"/>
        </w:rPr>
        <w:t xml:space="preserve">- **One critical weakness can override </w:t>
      </w:r>
      <w:proofErr w:type="gramStart"/>
      <w:r>
        <w:rPr>
          <w:rFonts w:ascii="Courier New" w:hAnsi="Courier New" w:cs="Courier New"/>
          <w:sz w:val="16"/>
          <w:szCs w:val="16"/>
        </w:rPr>
        <w:t>strengths:*</w:t>
      </w:r>
      <w:proofErr w:type="gramEnd"/>
      <w:r>
        <w:rPr>
          <w:rFonts w:ascii="Courier New" w:hAnsi="Courier New" w:cs="Courier New"/>
          <w:sz w:val="16"/>
          <w:szCs w:val="16"/>
        </w:rPr>
        <w:t>* R1's review shows 27/30 innovation couldn't compensate for 14/30 methodology</w:t>
      </w:r>
    </w:p>
    <w:p w14:paraId="55617A6E" w14:textId="77777777" w:rsidR="009251A0" w:rsidRDefault="009251A0" w:rsidP="009251A0">
      <w:r>
        <w:rPr>
          <w:rFonts w:ascii="Courier New" w:hAnsi="Courier New" w:cs="Courier New"/>
          <w:sz w:val="16"/>
          <w:szCs w:val="16"/>
        </w:rPr>
        <w:t xml:space="preserve">- **Context </w:t>
      </w:r>
      <w:proofErr w:type="gramStart"/>
      <w:r>
        <w:rPr>
          <w:rFonts w:ascii="Courier New" w:hAnsi="Courier New" w:cs="Courier New"/>
          <w:sz w:val="16"/>
          <w:szCs w:val="16"/>
        </w:rPr>
        <w:t>matters:*</w:t>
      </w:r>
      <w:proofErr w:type="gramEnd"/>
      <w:r>
        <w:rPr>
          <w:rFonts w:ascii="Courier New" w:hAnsi="Courier New" w:cs="Courier New"/>
          <w:sz w:val="16"/>
          <w:szCs w:val="16"/>
        </w:rPr>
        <w:t>* The same proposal can reasonably receive scores from 61-80 depending on reviewer priorities</w:t>
      </w:r>
    </w:p>
    <w:p w14:paraId="17A2B7D6" w14:textId="77777777" w:rsidR="009251A0" w:rsidRDefault="009251A0" w:rsidP="009251A0">
      <w:r>
        <w:rPr>
          <w:rFonts w:ascii="Courier New" w:hAnsi="Courier New" w:cs="Courier New"/>
          <w:sz w:val="16"/>
          <w:szCs w:val="16"/>
        </w:rPr>
        <w:t xml:space="preserve">- **Use the full </w:t>
      </w:r>
      <w:proofErr w:type="gramStart"/>
      <w:r>
        <w:rPr>
          <w:rFonts w:ascii="Courier New" w:hAnsi="Courier New" w:cs="Courier New"/>
          <w:sz w:val="16"/>
          <w:szCs w:val="16"/>
        </w:rPr>
        <w:t>scale:*</w:t>
      </w:r>
      <w:proofErr w:type="gramEnd"/>
      <w:r>
        <w:rPr>
          <w:rFonts w:ascii="Courier New" w:hAnsi="Courier New" w:cs="Courier New"/>
          <w:sz w:val="16"/>
          <w:szCs w:val="16"/>
        </w:rPr>
        <w:t>* Don't hesitate to use insufficient ranges (0-14, 0-4) when evidence is truly lacking</w:t>
      </w:r>
    </w:p>
    <w:p w14:paraId="58735978" w14:textId="77777777" w:rsidR="009251A0" w:rsidRDefault="009251A0" w:rsidP="009251A0">
      <w:r>
        <w:rPr>
          <w:rFonts w:ascii="Courier New" w:hAnsi="Courier New" w:cs="Courier New"/>
          <w:sz w:val="16"/>
          <w:szCs w:val="16"/>
        </w:rPr>
        <w:t xml:space="preserve">- **Adequate does not equal </w:t>
      </w:r>
      <w:proofErr w:type="gramStart"/>
      <w:r>
        <w:rPr>
          <w:rFonts w:ascii="Courier New" w:hAnsi="Courier New" w:cs="Courier New"/>
          <w:sz w:val="16"/>
          <w:szCs w:val="16"/>
        </w:rPr>
        <w:t>Fundable:*</w:t>
      </w:r>
      <w:proofErr w:type="gramEnd"/>
      <w:r>
        <w:rPr>
          <w:rFonts w:ascii="Courier New" w:hAnsi="Courier New" w:cs="Courier New"/>
          <w:sz w:val="16"/>
          <w:szCs w:val="16"/>
        </w:rPr>
        <w:t>* Scores in the 20-24 range (adequate) for major criteria often lead to rejection</w:t>
      </w:r>
    </w:p>
    <w:p w14:paraId="5C3C2A6E" w14:textId="77777777" w:rsidR="009251A0" w:rsidRDefault="009251A0" w:rsidP="009251A0">
      <w:r>
        <w:rPr>
          <w:rFonts w:ascii="Courier New" w:hAnsi="Courier New" w:cs="Courier New"/>
          <w:sz w:val="16"/>
          <w:szCs w:val="16"/>
        </w:rPr>
        <w:t xml:space="preserve">- **Inter-rater variability is </w:t>
      </w:r>
      <w:proofErr w:type="gramStart"/>
      <w:r>
        <w:rPr>
          <w:rFonts w:ascii="Courier New" w:hAnsi="Courier New" w:cs="Courier New"/>
          <w:sz w:val="16"/>
          <w:szCs w:val="16"/>
        </w:rPr>
        <w:t>normal:*</w:t>
      </w:r>
      <w:proofErr w:type="gramEnd"/>
      <w:r>
        <w:rPr>
          <w:rFonts w:ascii="Courier New" w:hAnsi="Courier New" w:cs="Courier New"/>
          <w:sz w:val="16"/>
          <w:szCs w:val="16"/>
        </w:rPr>
        <w:t>* 19-point spreads are expected; focus on identifying critical weaknesses</w:t>
      </w:r>
    </w:p>
    <w:p w14:paraId="0B34B600" w14:textId="77777777" w:rsidR="009251A0" w:rsidRDefault="009251A0" w:rsidP="009251A0">
      <w:r>
        <w:rPr>
          <w:rFonts w:ascii="Courier New" w:hAnsi="Courier New" w:cs="Courier New"/>
          <w:sz w:val="16"/>
          <w:szCs w:val="16"/>
        </w:rPr>
        <w:t xml:space="preserve"> </w:t>
      </w:r>
    </w:p>
    <w:p w14:paraId="0036D108" w14:textId="77777777" w:rsidR="009251A0" w:rsidRDefault="009251A0" w:rsidP="009251A0">
      <w:r>
        <w:rPr>
          <w:rFonts w:ascii="Courier New" w:hAnsi="Courier New" w:cs="Courier New"/>
          <w:sz w:val="16"/>
          <w:szCs w:val="16"/>
        </w:rPr>
        <w:t>### Calibration Guidelines Based on This Panel:</w:t>
      </w:r>
    </w:p>
    <w:p w14:paraId="51FDC7C4" w14:textId="77777777" w:rsidR="009251A0" w:rsidRDefault="009251A0" w:rsidP="009251A0">
      <w:r>
        <w:rPr>
          <w:rFonts w:ascii="Courier New" w:hAnsi="Courier New" w:cs="Courier New"/>
          <w:sz w:val="16"/>
          <w:szCs w:val="16"/>
        </w:rPr>
        <w:t xml:space="preserve"> </w:t>
      </w:r>
    </w:p>
    <w:p w14:paraId="0FE59C53" w14:textId="77777777" w:rsidR="009251A0" w:rsidRDefault="009251A0" w:rsidP="009251A0">
      <w:r>
        <w:rPr>
          <w:rFonts w:ascii="Courier New" w:hAnsi="Courier New" w:cs="Courier New"/>
          <w:sz w:val="16"/>
          <w:szCs w:val="16"/>
        </w:rPr>
        <w:t xml:space="preserve">- **If you see major methodological </w:t>
      </w:r>
      <w:proofErr w:type="gramStart"/>
      <w:r>
        <w:rPr>
          <w:rFonts w:ascii="Courier New" w:hAnsi="Courier New" w:cs="Courier New"/>
          <w:sz w:val="16"/>
          <w:szCs w:val="16"/>
        </w:rPr>
        <w:t>gaps:*</w:t>
      </w:r>
      <w:proofErr w:type="gramEnd"/>
      <w:r>
        <w:rPr>
          <w:rFonts w:ascii="Courier New" w:hAnsi="Courier New" w:cs="Courier New"/>
          <w:sz w:val="16"/>
          <w:szCs w:val="16"/>
        </w:rPr>
        <w:t>* Don't hesitate to score 14-20/30 (insufficient to minimal range)</w:t>
      </w:r>
    </w:p>
    <w:p w14:paraId="76AAD026" w14:textId="77777777" w:rsidR="009251A0" w:rsidRDefault="009251A0" w:rsidP="009251A0">
      <w:r>
        <w:rPr>
          <w:rFonts w:ascii="Courier New" w:hAnsi="Courier New" w:cs="Courier New"/>
          <w:sz w:val="16"/>
          <w:szCs w:val="16"/>
        </w:rPr>
        <w:t xml:space="preserve">- **If innovation is present but not </w:t>
      </w:r>
      <w:proofErr w:type="gramStart"/>
      <w:r>
        <w:rPr>
          <w:rFonts w:ascii="Courier New" w:hAnsi="Courier New" w:cs="Courier New"/>
          <w:sz w:val="16"/>
          <w:szCs w:val="16"/>
        </w:rPr>
        <w:t>groundbreaking:*</w:t>
      </w:r>
      <w:proofErr w:type="gramEnd"/>
      <w:r>
        <w:rPr>
          <w:rFonts w:ascii="Courier New" w:hAnsi="Courier New" w:cs="Courier New"/>
          <w:sz w:val="16"/>
          <w:szCs w:val="16"/>
        </w:rPr>
        <w:t>* Score 20-25/30 (not every proposal warrants 27-30)</w:t>
      </w:r>
    </w:p>
    <w:p w14:paraId="12004442" w14:textId="77777777" w:rsidR="009251A0" w:rsidRDefault="009251A0" w:rsidP="009251A0">
      <w:r>
        <w:rPr>
          <w:rFonts w:ascii="Courier New" w:hAnsi="Courier New" w:cs="Courier New"/>
          <w:sz w:val="16"/>
          <w:szCs w:val="16"/>
        </w:rPr>
        <w:t xml:space="preserve">- **If team qualifications are </w:t>
      </w:r>
      <w:proofErr w:type="gramStart"/>
      <w:r>
        <w:rPr>
          <w:rFonts w:ascii="Courier New" w:hAnsi="Courier New" w:cs="Courier New"/>
          <w:sz w:val="16"/>
          <w:szCs w:val="16"/>
        </w:rPr>
        <w:t>unclear:*</w:t>
      </w:r>
      <w:proofErr w:type="gramEnd"/>
      <w:r>
        <w:rPr>
          <w:rFonts w:ascii="Courier New" w:hAnsi="Courier New" w:cs="Courier New"/>
          <w:sz w:val="16"/>
          <w:szCs w:val="16"/>
        </w:rPr>
        <w:t>* Score 6-8/10 (adequate to minimal range)</w:t>
      </w:r>
    </w:p>
    <w:p w14:paraId="2F475498" w14:textId="77777777" w:rsidR="009251A0" w:rsidRDefault="009251A0" w:rsidP="009251A0">
      <w:r>
        <w:rPr>
          <w:rFonts w:ascii="Courier New" w:hAnsi="Courier New" w:cs="Courier New"/>
          <w:sz w:val="16"/>
          <w:szCs w:val="16"/>
        </w:rPr>
        <w:t xml:space="preserve">- **If budget is poorly </w:t>
      </w:r>
      <w:proofErr w:type="gramStart"/>
      <w:r>
        <w:rPr>
          <w:rFonts w:ascii="Courier New" w:hAnsi="Courier New" w:cs="Courier New"/>
          <w:sz w:val="16"/>
          <w:szCs w:val="16"/>
        </w:rPr>
        <w:t>justified:*</w:t>
      </w:r>
      <w:proofErr w:type="gramEnd"/>
      <w:r>
        <w:rPr>
          <w:rFonts w:ascii="Courier New" w:hAnsi="Courier New" w:cs="Courier New"/>
          <w:sz w:val="16"/>
          <w:szCs w:val="16"/>
        </w:rPr>
        <w:t>* Score 5-6/10 (minimal range)</w:t>
      </w:r>
    </w:p>
    <w:p w14:paraId="5E852308" w14:textId="77777777" w:rsidR="009251A0" w:rsidRDefault="009251A0" w:rsidP="009251A0">
      <w:r>
        <w:rPr>
          <w:rFonts w:ascii="Courier New" w:hAnsi="Courier New" w:cs="Courier New"/>
          <w:sz w:val="16"/>
          <w:szCs w:val="16"/>
        </w:rPr>
        <w:t xml:space="preserve">- **When in doubt about </w:t>
      </w:r>
      <w:proofErr w:type="gramStart"/>
      <w:r>
        <w:rPr>
          <w:rFonts w:ascii="Courier New" w:hAnsi="Courier New" w:cs="Courier New"/>
          <w:sz w:val="16"/>
          <w:szCs w:val="16"/>
        </w:rPr>
        <w:t>funding:*</w:t>
      </w:r>
      <w:proofErr w:type="gramEnd"/>
      <w:r>
        <w:rPr>
          <w:rFonts w:ascii="Courier New" w:hAnsi="Courier New" w:cs="Courier New"/>
          <w:sz w:val="16"/>
          <w:szCs w:val="16"/>
        </w:rPr>
        <w:t>* Consider whether you see a critical weakness (any score in insufficient range or multiple in minimal range)</w:t>
      </w:r>
    </w:p>
    <w:p w14:paraId="349DE59D" w14:textId="77777777" w:rsidR="009251A0" w:rsidRDefault="009251A0" w:rsidP="009251A0">
      <w:r>
        <w:rPr>
          <w:rFonts w:ascii="Courier New" w:hAnsi="Courier New" w:cs="Courier New"/>
          <w:sz w:val="16"/>
          <w:szCs w:val="16"/>
        </w:rPr>
        <w:t xml:space="preserve"> </w:t>
      </w:r>
    </w:p>
    <w:p w14:paraId="287E8D9B" w14:textId="77777777" w:rsidR="009251A0" w:rsidRDefault="009251A0" w:rsidP="009251A0">
      <w:r>
        <w:rPr>
          <w:rFonts w:ascii="Courier New" w:hAnsi="Courier New" w:cs="Courier New"/>
          <w:sz w:val="16"/>
          <w:szCs w:val="16"/>
        </w:rPr>
        <w:t xml:space="preserve">**IMPORTANT: These examples show scoring for ONE applicant (FC3). Do NOT evaluate FC3 using this prompt. Use these scores to calibrate your understanding of the rubric, then evaluate other applications independently based on their specific </w:t>
      </w:r>
      <w:proofErr w:type="gramStart"/>
      <w:r>
        <w:rPr>
          <w:rFonts w:ascii="Courier New" w:hAnsi="Courier New" w:cs="Courier New"/>
          <w:sz w:val="16"/>
          <w:szCs w:val="16"/>
        </w:rPr>
        <w:t>merits.*</w:t>
      </w:r>
      <w:proofErr w:type="gramEnd"/>
      <w:r>
        <w:rPr>
          <w:rFonts w:ascii="Courier New" w:hAnsi="Courier New" w:cs="Courier New"/>
          <w:sz w:val="16"/>
          <w:szCs w:val="16"/>
        </w:rPr>
        <w:t>*</w:t>
      </w:r>
    </w:p>
    <w:p w14:paraId="1A0B376C" w14:textId="77777777" w:rsidR="009251A0" w:rsidRDefault="009251A0" w:rsidP="009251A0">
      <w:pPr>
        <w:rPr>
          <w:ins w:id="4" w:author="Williams, Hants A" w:date="2026-07-28T20:49:00Z" w16du:dateUtc="2026-07-29T00:49:00Z"/>
          <w:b/>
          <w:bCs/>
        </w:rPr>
      </w:pPr>
    </w:p>
    <w:p w14:paraId="3B59E1FB" w14:textId="77777777" w:rsidR="009251A0" w:rsidRDefault="009251A0" w:rsidP="009251A0">
      <w:r>
        <w:rPr>
          <w:b/>
          <w:bCs/>
        </w:rPr>
        <w:t>B.3 Experiment 3: Few-Shot + Strict additions (strict_scoring_v1) — appended to B.1</w:t>
      </w:r>
    </w:p>
    <w:p w14:paraId="023F396C" w14:textId="77777777" w:rsidR="009251A0" w:rsidRDefault="009251A0" w:rsidP="009251A0">
      <w:pPr>
        <w:rPr>
          <w:ins w:id="5" w:author="Williams, Hants A" w:date="2026-07-28T20:49:00Z" w16du:dateUtc="2026-07-29T00:49:00Z"/>
          <w:rFonts w:ascii="Courier New" w:hAnsi="Courier New" w:cs="Courier New"/>
          <w:sz w:val="16"/>
          <w:szCs w:val="16"/>
        </w:rPr>
      </w:pPr>
    </w:p>
    <w:p w14:paraId="4E8A928A" w14:textId="77777777" w:rsidR="009251A0" w:rsidRDefault="009251A0" w:rsidP="009251A0">
      <w:r>
        <w:rPr>
          <w:rFonts w:ascii="Courier New" w:hAnsi="Courier New" w:cs="Courier New"/>
          <w:sz w:val="16"/>
          <w:szCs w:val="16"/>
        </w:rPr>
        <w:t>Added to the ## Instructions block:</w:t>
      </w:r>
    </w:p>
    <w:p w14:paraId="35249BB7" w14:textId="77777777" w:rsidR="009251A0" w:rsidRDefault="009251A0" w:rsidP="009251A0">
      <w:r>
        <w:rPr>
          <w:rFonts w:ascii="Courier New" w:hAnsi="Courier New" w:cs="Courier New"/>
          <w:sz w:val="16"/>
          <w:szCs w:val="16"/>
        </w:rPr>
        <w:t>- **Be conservative in your scoring** - when uncertain, score lower rather than higher</w:t>
      </w:r>
    </w:p>
    <w:p w14:paraId="58769551" w14:textId="77777777" w:rsidR="009251A0" w:rsidRDefault="009251A0" w:rsidP="009251A0">
      <w:r>
        <w:rPr>
          <w:rFonts w:ascii="Courier New" w:hAnsi="Courier New" w:cs="Courier New"/>
          <w:sz w:val="16"/>
          <w:szCs w:val="16"/>
        </w:rPr>
        <w:t>- **Critically evaluate weaknesses** - do not allow strong performance in one area to overshadow deficiencies in others</w:t>
      </w:r>
    </w:p>
    <w:p w14:paraId="584B3C76" w14:textId="77777777" w:rsidR="009251A0" w:rsidRDefault="009251A0" w:rsidP="009251A0">
      <w:r>
        <w:rPr>
          <w:rFonts w:ascii="Courier New" w:hAnsi="Courier New" w:cs="Courier New"/>
          <w:sz w:val="16"/>
          <w:szCs w:val="16"/>
        </w:rPr>
        <w:t xml:space="preserve"> </w:t>
      </w:r>
    </w:p>
    <w:p w14:paraId="595B5441" w14:textId="77777777" w:rsidR="009251A0" w:rsidRDefault="009251A0" w:rsidP="009251A0">
      <w:r>
        <w:rPr>
          <w:rFonts w:ascii="Courier New" w:hAnsi="Courier New" w:cs="Courier New"/>
          <w:sz w:val="16"/>
          <w:szCs w:val="16"/>
        </w:rPr>
        <w:t>Added as a new section:</w:t>
      </w:r>
    </w:p>
    <w:p w14:paraId="1FBC3634" w14:textId="77777777" w:rsidR="009251A0" w:rsidRDefault="009251A0" w:rsidP="009251A0">
      <w:r>
        <w:rPr>
          <w:rFonts w:ascii="Courier New" w:hAnsi="Courier New" w:cs="Courier New"/>
          <w:sz w:val="16"/>
          <w:szCs w:val="16"/>
        </w:rPr>
        <w:t>## Scoring Philosophy</w:t>
      </w:r>
    </w:p>
    <w:p w14:paraId="127834A5" w14:textId="77777777" w:rsidR="009251A0" w:rsidRDefault="009251A0" w:rsidP="009251A0">
      <w:r>
        <w:rPr>
          <w:rFonts w:ascii="Courier New" w:hAnsi="Courier New" w:cs="Courier New"/>
          <w:sz w:val="16"/>
          <w:szCs w:val="16"/>
        </w:rPr>
        <w:t>- **Default to skepticism**: Proposals must provide compelling evidence to earn high scores</w:t>
      </w:r>
    </w:p>
    <w:p w14:paraId="288869EC" w14:textId="77777777" w:rsidR="009251A0" w:rsidRDefault="009251A0" w:rsidP="009251A0">
      <w:r>
        <w:rPr>
          <w:rFonts w:ascii="Courier New" w:hAnsi="Courier New" w:cs="Courier New"/>
          <w:sz w:val="16"/>
          <w:szCs w:val="16"/>
        </w:rPr>
        <w:t>- **No halo effect**: Strong innovation does NOT compensate for weak methodology or unclear feasibility</w:t>
      </w:r>
    </w:p>
    <w:p w14:paraId="14543D42" w14:textId="77777777" w:rsidR="009251A0" w:rsidRDefault="009251A0" w:rsidP="009251A0">
      <w:r>
        <w:rPr>
          <w:rFonts w:ascii="Courier New" w:hAnsi="Courier New" w:cs="Courier New"/>
          <w:sz w:val="16"/>
          <w:szCs w:val="16"/>
        </w:rPr>
        <w:t>- **Use the full range**: Do not avoid low scores when gaps are present</w:t>
      </w:r>
    </w:p>
    <w:p w14:paraId="7EBEBB21" w14:textId="77777777" w:rsidR="009251A0" w:rsidRDefault="009251A0" w:rsidP="009251A0">
      <w:r>
        <w:rPr>
          <w:rFonts w:ascii="Courier New" w:hAnsi="Courier New" w:cs="Courier New"/>
          <w:sz w:val="16"/>
          <w:szCs w:val="16"/>
        </w:rPr>
        <w:t>- **When in doubt, score conservatively**: Better to be stringent than lenient</w:t>
      </w:r>
    </w:p>
    <w:p w14:paraId="761DDCFE" w14:textId="77777777" w:rsidR="009251A0" w:rsidRDefault="009251A0" w:rsidP="009251A0">
      <w:r>
        <w:rPr>
          <w:rFonts w:ascii="Courier New" w:hAnsi="Courier New" w:cs="Courier New"/>
          <w:sz w:val="16"/>
          <w:szCs w:val="16"/>
        </w:rPr>
        <w:t>- **High scores are earned, not given**: Scores of 27-30 should be reserved for truly exceptional work with compelling evidence</w:t>
      </w:r>
    </w:p>
    <w:p w14:paraId="72B3EDC9" w14:textId="77777777" w:rsidR="009251A0" w:rsidRDefault="009251A0" w:rsidP="009251A0">
      <w:r>
        <w:rPr>
          <w:rFonts w:ascii="Courier New" w:hAnsi="Courier New" w:cs="Courier New"/>
          <w:sz w:val="16"/>
          <w:szCs w:val="16"/>
        </w:rPr>
        <w:t xml:space="preserve"> </w:t>
      </w:r>
    </w:p>
    <w:p w14:paraId="7BB63F69" w14:textId="77777777" w:rsidR="009251A0" w:rsidRDefault="009251A0" w:rsidP="009251A0">
      <w:r>
        <w:rPr>
          <w:rFonts w:ascii="Courier New" w:hAnsi="Courier New" w:cs="Courier New"/>
          <w:sz w:val="16"/>
          <w:szCs w:val="16"/>
        </w:rPr>
        <w:t>Included the same "Human Reviewer Scoring Examples" panel table and summary statistics as Experiment 2 (B.2), with condensed commentary re-emphasizing conservative scoring, ending:</w:t>
      </w:r>
    </w:p>
    <w:p w14:paraId="19ABA80B" w14:textId="77777777" w:rsidR="009251A0" w:rsidRDefault="009251A0" w:rsidP="009251A0">
      <w:r>
        <w:rPr>
          <w:rFonts w:ascii="Courier New" w:hAnsi="Courier New" w:cs="Courier New"/>
          <w:sz w:val="16"/>
          <w:szCs w:val="16"/>
        </w:rPr>
        <w:lastRenderedPageBreak/>
        <w:t xml:space="preserve"> </w:t>
      </w:r>
    </w:p>
    <w:p w14:paraId="695A5C13" w14:textId="77777777" w:rsidR="009251A0" w:rsidRDefault="009251A0" w:rsidP="009251A0">
      <w:r>
        <w:rPr>
          <w:rFonts w:ascii="Courier New" w:hAnsi="Courier New" w:cs="Courier New"/>
          <w:sz w:val="16"/>
          <w:szCs w:val="16"/>
        </w:rPr>
        <w:t xml:space="preserve">**Critical </w:t>
      </w:r>
      <w:proofErr w:type="gramStart"/>
      <w:r>
        <w:rPr>
          <w:rFonts w:ascii="Courier New" w:hAnsi="Courier New" w:cs="Courier New"/>
          <w:sz w:val="16"/>
          <w:szCs w:val="16"/>
        </w:rPr>
        <w:t>Principle:*</w:t>
      </w:r>
      <w:proofErr w:type="gramEnd"/>
      <w:r>
        <w:rPr>
          <w:rFonts w:ascii="Courier New" w:hAnsi="Courier New" w:cs="Courier New"/>
          <w:sz w:val="16"/>
          <w:szCs w:val="16"/>
        </w:rPr>
        <w:t>* These examples show that expert reviewers can disagree substantially (</w:t>
      </w:r>
      <w:proofErr w:type="gramStart"/>
      <w:r>
        <w:rPr>
          <w:rFonts w:ascii="Courier New" w:hAnsi="Courier New" w:cs="Courier New"/>
          <w:sz w:val="16"/>
          <w:szCs w:val="16"/>
        </w:rPr>
        <w:t>61-80 point</w:t>
      </w:r>
      <w:proofErr w:type="gramEnd"/>
      <w:r>
        <w:rPr>
          <w:rFonts w:ascii="Courier New" w:hAnsi="Courier New" w:cs="Courier New"/>
          <w:sz w:val="16"/>
          <w:szCs w:val="16"/>
        </w:rPr>
        <w:t xml:space="preserve"> range) on the same proposal. However, they share a common tendency toward critical evaluation. Note that even the highest-scoring reviewer (R2: 80) recommended "Fund with Revisions," not unconditional funding, recognizing methodology gaps. Three of four reviewers rejected the proposal despite acknowledging innovation.</w:t>
      </w:r>
    </w:p>
    <w:p w14:paraId="4A8B39F1" w14:textId="77777777" w:rsidR="009251A0" w:rsidRDefault="009251A0" w:rsidP="009251A0">
      <w:r>
        <w:rPr>
          <w:rFonts w:ascii="Courier New" w:hAnsi="Courier New" w:cs="Courier New"/>
          <w:sz w:val="16"/>
          <w:szCs w:val="16"/>
        </w:rPr>
        <w:t xml:space="preserve"> </w:t>
      </w:r>
    </w:p>
    <w:p w14:paraId="5A3AA1C0" w14:textId="77777777" w:rsidR="009251A0" w:rsidRDefault="009251A0" w:rsidP="009251A0">
      <w:r>
        <w:rPr>
          <w:rFonts w:ascii="Courier New" w:hAnsi="Courier New" w:cs="Courier New"/>
          <w:sz w:val="16"/>
          <w:szCs w:val="16"/>
        </w:rPr>
        <w:t xml:space="preserve">**Your </w:t>
      </w:r>
      <w:proofErr w:type="gramStart"/>
      <w:r>
        <w:rPr>
          <w:rFonts w:ascii="Courier New" w:hAnsi="Courier New" w:cs="Courier New"/>
          <w:sz w:val="16"/>
          <w:szCs w:val="16"/>
        </w:rPr>
        <w:t>task:*</w:t>
      </w:r>
      <w:proofErr w:type="gramEnd"/>
      <w:r>
        <w:rPr>
          <w:rFonts w:ascii="Courier New" w:hAnsi="Courier New" w:cs="Courier New"/>
          <w:sz w:val="16"/>
          <w:szCs w:val="16"/>
        </w:rPr>
        <w:t>* Match this level of critical evaluation. Be conservative, identify weaknesses clearly, and do not inflate scores. Use these examples to understand the full range of the scoring scale and the appropriate level of scrutiny.</w:t>
      </w:r>
    </w:p>
    <w:p w14:paraId="2EAECC2D" w14:textId="77777777" w:rsidR="009251A0" w:rsidRDefault="009251A0"/>
    <w:sectPr w:rsidR="009251A0" w:rsidSect="009251A0">
      <w:headerReference w:type="even" r:id="rId5"/>
      <w:headerReference w:type="default" r:id="rId6"/>
      <w:footerReference w:type="even" r:id="rId7"/>
      <w:footerReference w:type="default" r:id="rId8"/>
      <w:headerReference w:type="first" r:id="rId9"/>
      <w:pgSz w:w="12240" w:h="15840"/>
      <w:pgMar w:top="1138" w:right="1181" w:bottom="1138" w:left="1282" w:header="283" w:footer="510" w:gutter="0"/>
      <w:lnNumType w:countBy="1" w:restart="continuous"/>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85E0DE" w14:textId="77777777" w:rsidR="009251A0" w:rsidRDefault="009251A0">
    <w:pPr>
      <w:pBdr>
        <w:top w:val="nil"/>
        <w:left w:val="nil"/>
        <w:bottom w:val="nil"/>
        <w:right w:val="nil"/>
        <w:between w:val="nil"/>
      </w:pBdr>
      <w:tabs>
        <w:tab w:val="center" w:pos="4844"/>
        <w:tab w:val="right" w:pos="9689"/>
      </w:tabs>
      <w:spacing w:before="120"/>
      <w:rPr>
        <w:color w:val="C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414287" w14:textId="77777777" w:rsidR="009251A0" w:rsidRDefault="009251A0">
    <w:pPr>
      <w:pBdr>
        <w:top w:val="nil"/>
        <w:left w:val="nil"/>
        <w:bottom w:val="nil"/>
        <w:right w:val="nil"/>
        <w:between w:val="nil"/>
      </w:pBdr>
      <w:tabs>
        <w:tab w:val="center" w:pos="4844"/>
        <w:tab w:val="right" w:pos="9689"/>
      </w:tabs>
      <w:spacing w:before="120"/>
      <w:rPr>
        <w:b/>
        <w:bCs/>
        <w:color w:val="000000"/>
        <w:sz w:val="20"/>
        <w:szCs w:val="20"/>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5C1C5E" w14:textId="77777777" w:rsidR="009251A0" w:rsidRDefault="009251A0">
    <w:pPr>
      <w:pBdr>
        <w:top w:val="nil"/>
        <w:left w:val="nil"/>
        <w:bottom w:val="nil"/>
        <w:right w:val="nil"/>
        <w:between w:val="nil"/>
      </w:pBdr>
      <w:tabs>
        <w:tab w:val="center" w:pos="4844"/>
        <w:tab w:val="right" w:pos="9689"/>
      </w:tabs>
      <w:spacing w:before="120" w:after="240"/>
      <w:rPr>
        <w:b/>
        <w:bCs/>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183CC2" w14:textId="77777777" w:rsidR="009251A0" w:rsidRDefault="009251A0">
    <w:pPr>
      <w:pBdr>
        <w:top w:val="nil"/>
        <w:left w:val="nil"/>
        <w:bottom w:val="nil"/>
        <w:right w:val="nil"/>
        <w:between w:val="nil"/>
      </w:pBdr>
      <w:tabs>
        <w:tab w:val="center" w:pos="4844"/>
        <w:tab w:val="right" w:pos="9689"/>
      </w:tabs>
      <w:spacing w:before="120" w:after="240"/>
      <w:rPr>
        <w:b/>
        <w:bCs/>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807613" w14:textId="77777777" w:rsidR="009251A0" w:rsidRDefault="009251A0">
    <w:pPr>
      <w:pBdr>
        <w:top w:val="nil"/>
        <w:left w:val="nil"/>
        <w:bottom w:val="nil"/>
        <w:right w:val="nil"/>
        <w:between w:val="nil"/>
      </w:pBdr>
      <w:tabs>
        <w:tab w:val="center" w:pos="4844"/>
        <w:tab w:val="right" w:pos="9689"/>
      </w:tabs>
      <w:spacing w:before="120" w:after="240"/>
      <w:rPr>
        <w:b/>
        <w:bCs/>
        <w:color w:val="000000"/>
      </w:rPr>
    </w:pPr>
    <w:r>
      <w:rPr>
        <w:b/>
        <w:bCs/>
        <w:noProof/>
        <w:color w:val="A6A6A6"/>
      </w:rPr>
      <w:drawing>
        <wp:inline distT="0" distB="0" distL="0" distR="0" wp14:anchorId="5AE2B8A4" wp14:editId="46D2566D">
          <wp:extent cx="1534909" cy="551877"/>
          <wp:effectExtent l="0" t="0" r="0" b="0"/>
          <wp:docPr id="311" name="image1.jpg" descr="C:\Users\Elaine.Scott\Documents\LaTex\____TEST____Frontiers_LaTeX_Templates_V2.5\Frontiers LaTeX (Science, Health and Engineering) V2.5 - with Supplementary material (V1.2)\logo1.jpg"/>
          <wp:cNvGraphicFramePr/>
          <a:graphic xmlns:a="http://schemas.openxmlformats.org/drawingml/2006/main">
            <a:graphicData uri="http://schemas.openxmlformats.org/drawingml/2006/picture">
              <pic:pic xmlns:pic="http://schemas.openxmlformats.org/drawingml/2006/picture">
                <pic:nvPicPr>
                  <pic:cNvPr id="0" name="image1.jpg" descr="C:\Users\Elaine.Scott\Documents\LaTex\____TEST____Frontiers_LaTeX_Templates_V2.5\Frontiers LaTeX (Science, Health and Engineering) V2.5 - with Supplementary material (V1.2)\logo1.jpg"/>
                  <pic:cNvPicPr preferRelativeResize="0"/>
                </pic:nvPicPr>
                <pic:blipFill>
                  <a:blip r:embed="rId1"/>
                  <a:srcRect/>
                  <a:stretch>
                    <a:fillRect/>
                  </a:stretch>
                </pic:blipFill>
                <pic:spPr>
                  <a:xfrm>
                    <a:off x="0" y="0"/>
                    <a:ext cx="1534909" cy="551877"/>
                  </a:xfrm>
                  <a:prstGeom prst="rect">
                    <a:avLst/>
                  </a:prstGeom>
                  <a:ln/>
                </pic:spPr>
              </pic:pic>
            </a:graphicData>
          </a:graphic>
        </wp:inline>
      </w:drawing>
    </w:r>
    <w:r>
      <w:rPr>
        <w:b/>
        <w:bCs/>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E151A88"/>
    <w:multiLevelType w:val="multilevel"/>
    <w:tmpl w:val="239ED6C0"/>
    <w:lvl w:ilvl="0">
      <w:start w:val="1"/>
      <w:numFmt w:val="decimal"/>
      <w:lvlText w:val="%1"/>
      <w:lvlJc w:val="left"/>
      <w:pPr>
        <w:ind w:left="567" w:hanging="567"/>
      </w:pPr>
    </w:lvl>
    <w:lvl w:ilvl="1">
      <w:start w:val="1"/>
      <w:numFmt w:val="decimal"/>
      <w:lvlText w:val="%1.%2"/>
      <w:lvlJc w:val="left"/>
      <w:pPr>
        <w:ind w:left="567" w:hanging="567"/>
      </w:pPr>
    </w:lvl>
    <w:lvl w:ilvl="2">
      <w:start w:val="1"/>
      <w:numFmt w:val="decimal"/>
      <w:lvlText w:val="%1.%2.%3"/>
      <w:lvlJc w:val="left"/>
      <w:pPr>
        <w:ind w:left="567" w:hanging="567"/>
      </w:pPr>
    </w:lvl>
    <w:lvl w:ilvl="3">
      <w:start w:val="1"/>
      <w:numFmt w:val="decimal"/>
      <w:lvlText w:val="%1.%2.%3.%4"/>
      <w:lvlJc w:val="left"/>
      <w:pPr>
        <w:ind w:left="567" w:hanging="567"/>
      </w:pPr>
    </w:lvl>
    <w:lvl w:ilvl="4">
      <w:start w:val="1"/>
      <w:numFmt w:val="decimal"/>
      <w:lvlText w:val="%1.%2.%3.%4.%5"/>
      <w:lvlJc w:val="left"/>
      <w:pPr>
        <w:ind w:left="567" w:hanging="567"/>
      </w:pPr>
    </w:lvl>
    <w:lvl w:ilvl="5">
      <w:start w:val="1"/>
      <w:numFmt w:val="lowerRoman"/>
      <w:lvlText w:val="%6."/>
      <w:lvlJc w:val="right"/>
      <w:pPr>
        <w:ind w:left="567" w:hanging="567"/>
      </w:pPr>
    </w:lvl>
    <w:lvl w:ilvl="6">
      <w:start w:val="1"/>
      <w:numFmt w:val="decimal"/>
      <w:lvlText w:val="%7."/>
      <w:lvlJc w:val="left"/>
      <w:pPr>
        <w:ind w:left="567" w:hanging="567"/>
      </w:pPr>
    </w:lvl>
    <w:lvl w:ilvl="7">
      <w:start w:val="1"/>
      <w:numFmt w:val="lowerLetter"/>
      <w:lvlText w:val="%8."/>
      <w:lvlJc w:val="left"/>
      <w:pPr>
        <w:ind w:left="567" w:hanging="567"/>
      </w:pPr>
    </w:lvl>
    <w:lvl w:ilvl="8">
      <w:start w:val="1"/>
      <w:numFmt w:val="lowerRoman"/>
      <w:lvlText w:val="%9."/>
      <w:lvlJc w:val="right"/>
      <w:pPr>
        <w:ind w:left="567" w:hanging="567"/>
      </w:pPr>
    </w:lvl>
  </w:abstractNum>
  <w:num w:numId="1" w16cid:durableId="1298277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Williams, Hants A">
    <w15:presenceInfo w15:providerId="AD" w15:userId="S::hwilliams36@fordham.edu::59042a76-e241-464e-abdd-3c792976528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1A0"/>
    <w:rsid w:val="00247140"/>
    <w:rsid w:val="00925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B782C1"/>
  <w15:chartTrackingRefBased/>
  <w15:docId w15:val="{DC539327-F100-964D-A660-39444FA18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1A0"/>
    <w:pPr>
      <w:spacing w:after="0" w:line="240" w:lineRule="auto"/>
    </w:pPr>
    <w:rPr>
      <w:rFonts w:ascii="Times New Roman" w:eastAsia="Times New Roman" w:hAnsi="Times New Roman" w:cs="Times New Roman"/>
      <w:kern w:val="0"/>
      <w:lang w:val="en"/>
      <w14:ligatures w14:val="none"/>
    </w:rPr>
  </w:style>
  <w:style w:type="paragraph" w:styleId="Heading1">
    <w:name w:val="heading 1"/>
    <w:basedOn w:val="Normal"/>
    <w:next w:val="Normal"/>
    <w:link w:val="Heading1Char"/>
    <w:uiPriority w:val="9"/>
    <w:qFormat/>
    <w:rsid w:val="009251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1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1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1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1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1A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1A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1A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1A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9251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1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1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1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1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1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1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1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1A0"/>
    <w:rPr>
      <w:rFonts w:eastAsiaTheme="majorEastAsia" w:cstheme="majorBidi"/>
      <w:color w:val="272727" w:themeColor="text1" w:themeTint="D8"/>
    </w:rPr>
  </w:style>
  <w:style w:type="paragraph" w:styleId="Title">
    <w:name w:val="Title"/>
    <w:basedOn w:val="Normal"/>
    <w:next w:val="Normal"/>
    <w:link w:val="TitleChar"/>
    <w:uiPriority w:val="10"/>
    <w:qFormat/>
    <w:rsid w:val="009251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1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1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1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1A0"/>
    <w:pPr>
      <w:spacing w:before="160"/>
      <w:jc w:val="center"/>
    </w:pPr>
    <w:rPr>
      <w:i/>
      <w:iCs/>
      <w:color w:val="404040" w:themeColor="text1" w:themeTint="BF"/>
    </w:rPr>
  </w:style>
  <w:style w:type="character" w:customStyle="1" w:styleId="QuoteChar">
    <w:name w:val="Quote Char"/>
    <w:basedOn w:val="DefaultParagraphFont"/>
    <w:link w:val="Quote"/>
    <w:uiPriority w:val="29"/>
    <w:rsid w:val="009251A0"/>
    <w:rPr>
      <w:i/>
      <w:iCs/>
      <w:color w:val="404040" w:themeColor="text1" w:themeTint="BF"/>
    </w:rPr>
  </w:style>
  <w:style w:type="paragraph" w:styleId="ListParagraph">
    <w:name w:val="List Paragraph"/>
    <w:basedOn w:val="Normal"/>
    <w:uiPriority w:val="34"/>
    <w:qFormat/>
    <w:rsid w:val="009251A0"/>
    <w:pPr>
      <w:ind w:left="720"/>
      <w:contextualSpacing/>
    </w:pPr>
  </w:style>
  <w:style w:type="character" w:styleId="IntenseEmphasis">
    <w:name w:val="Intense Emphasis"/>
    <w:basedOn w:val="DefaultParagraphFont"/>
    <w:uiPriority w:val="21"/>
    <w:qFormat/>
    <w:rsid w:val="009251A0"/>
    <w:rPr>
      <w:i/>
      <w:iCs/>
      <w:color w:val="0F4761" w:themeColor="accent1" w:themeShade="BF"/>
    </w:rPr>
  </w:style>
  <w:style w:type="paragraph" w:styleId="IntenseQuote">
    <w:name w:val="Intense Quote"/>
    <w:basedOn w:val="Normal"/>
    <w:next w:val="Normal"/>
    <w:link w:val="IntenseQuoteChar"/>
    <w:uiPriority w:val="30"/>
    <w:qFormat/>
    <w:rsid w:val="009251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1A0"/>
    <w:rPr>
      <w:i/>
      <w:iCs/>
      <w:color w:val="0F4761" w:themeColor="accent1" w:themeShade="BF"/>
    </w:rPr>
  </w:style>
  <w:style w:type="character" w:styleId="IntenseReference">
    <w:name w:val="Intense Reference"/>
    <w:basedOn w:val="DefaultParagraphFont"/>
    <w:uiPriority w:val="32"/>
    <w:qFormat/>
    <w:rsid w:val="009251A0"/>
    <w:rPr>
      <w:b/>
      <w:bCs/>
      <w:smallCaps/>
      <w:color w:val="0F4761" w:themeColor="accent1" w:themeShade="BF"/>
      <w:spacing w:val="5"/>
    </w:rPr>
  </w:style>
  <w:style w:type="character" w:styleId="LineNumber">
    <w:name w:val="line number"/>
    <w:basedOn w:val="DefaultParagraphFont"/>
    <w:uiPriority w:val="99"/>
    <w:semiHidden/>
    <w:unhideWhenUsed/>
    <w:rsid w:val="009251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microsoft.com/office/2011/relationships/people" Target="people.xml"/><Relationship Id="rId5" Type="http://schemas.openxmlformats.org/officeDocument/2006/relationships/header" Target="header1.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1528</Words>
  <Characters>8715</Characters>
  <Application>Microsoft Office Word</Application>
  <DocSecurity>0</DocSecurity>
  <Lines>72</Lines>
  <Paragraphs>20</Paragraphs>
  <ScaleCrop>false</ScaleCrop>
  <Company/>
  <LinksUpToDate>false</LinksUpToDate>
  <CharactersWithSpaces>10223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Hants A</dc:creator>
  <cp:keywords/>
  <dc:description/>
  <cp:lastModifiedBy>Williams, Hants A</cp:lastModifiedBy>
  <cp:revision>1</cp:revision>
  <dcterms:created xsi:type="dcterms:W3CDTF">2026-09-06T16:25:00Z</dcterms:created>
  <dcterms:modified xsi:type="dcterms:W3CDTF">2026-09-06T16:27:00Z</dcterms:modified>
</cp:coreProperties>
</file>